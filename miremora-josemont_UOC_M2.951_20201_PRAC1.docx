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CB93" w14:textId="77777777" w:rsidR="0060098F" w:rsidRPr="00586CC9" w:rsidRDefault="0060098F" w:rsidP="007D0356">
      <w:bookmarkStart w:id="0" w:name="hp_TitlePage"/>
    </w:p>
    <w:p w14:paraId="69C4A0EA" w14:textId="77777777" w:rsidR="0060098F" w:rsidRPr="004D63B3" w:rsidRDefault="0060098F" w:rsidP="00F04F0C"/>
    <w:p w14:paraId="375E1B08" w14:textId="77777777" w:rsidR="0060098F" w:rsidRPr="004D63B3" w:rsidRDefault="0060098F" w:rsidP="00F04F0C"/>
    <w:p w14:paraId="303FDC92" w14:textId="77777777" w:rsidR="0060098F" w:rsidRPr="004D63B3" w:rsidRDefault="0060098F" w:rsidP="00F04F0C"/>
    <w:p w14:paraId="1CFD9EA3" w14:textId="77777777" w:rsidR="0060098F" w:rsidRPr="004D63B3" w:rsidRDefault="0060098F" w:rsidP="00F04F0C"/>
    <w:p w14:paraId="48BBA5A3" w14:textId="77777777" w:rsidR="0060098F" w:rsidRPr="004D63B3" w:rsidRDefault="0060098F" w:rsidP="00F04F0C"/>
    <w:p w14:paraId="61CE308F" w14:textId="77777777" w:rsidR="0060098F" w:rsidRPr="004D63B3" w:rsidRDefault="0060098F" w:rsidP="00F04F0C"/>
    <w:p w14:paraId="3E29CFB1" w14:textId="77777777" w:rsidR="0060098F" w:rsidRPr="004D63B3" w:rsidRDefault="0060098F" w:rsidP="00F04F0C"/>
    <w:p w14:paraId="651188CC" w14:textId="77777777" w:rsidR="0060098F" w:rsidRPr="004D63B3" w:rsidRDefault="0060098F" w:rsidP="00F04F0C"/>
    <w:p w14:paraId="6CB9EF98" w14:textId="77777777" w:rsidR="0060098F" w:rsidRPr="00586CC9" w:rsidRDefault="0060098F" w:rsidP="009574E7">
      <w:pPr>
        <w:pStyle w:val="TitlePageHeaderOOV"/>
        <w:jc w:val="right"/>
        <w:rPr>
          <w:rFonts w:ascii="Verdana" w:hAnsi="Verdana"/>
        </w:rPr>
      </w:pPr>
    </w:p>
    <w:p w14:paraId="3429933B" w14:textId="77777777" w:rsidR="0060098F" w:rsidRPr="00586CC9" w:rsidRDefault="0060098F" w:rsidP="009574E7">
      <w:pPr>
        <w:pStyle w:val="TitlePageHeaderOOV"/>
        <w:jc w:val="right"/>
        <w:rPr>
          <w:rFonts w:ascii="Verdana" w:hAnsi="Verdana"/>
        </w:rPr>
      </w:pPr>
    </w:p>
    <w:p w14:paraId="3A01FF66" w14:textId="77777777" w:rsidR="0060098F" w:rsidRPr="00586CC9" w:rsidRDefault="0060098F" w:rsidP="009574E7">
      <w:pPr>
        <w:pStyle w:val="TitlePageHeaderOOV"/>
        <w:jc w:val="right"/>
        <w:rPr>
          <w:rFonts w:ascii="Verdana" w:hAnsi="Verdana"/>
        </w:rPr>
      </w:pPr>
    </w:p>
    <w:p w14:paraId="79AFB209" w14:textId="3950C98C" w:rsidR="0060098F" w:rsidRDefault="00915DBD" w:rsidP="007D0356">
      <w:pPr>
        <w:pStyle w:val="CoverTitle"/>
        <w:rPr>
          <w:lang w:val="es-ES"/>
        </w:rPr>
      </w:pPr>
      <w:proofErr w:type="spellStart"/>
      <w:r>
        <w:rPr>
          <w:lang w:val="es-ES"/>
        </w:rPr>
        <w:t>Tipologia</w:t>
      </w:r>
      <w:proofErr w:type="spellEnd"/>
      <w:r>
        <w:rPr>
          <w:lang w:val="es-ES"/>
        </w:rPr>
        <w:t xml:space="preserve"> i Cicle de Vida de les </w:t>
      </w:r>
      <w:proofErr w:type="spellStart"/>
      <w:r>
        <w:rPr>
          <w:lang w:val="es-ES"/>
        </w:rPr>
        <w:t>dades</w:t>
      </w:r>
      <w:proofErr w:type="spellEnd"/>
    </w:p>
    <w:p w14:paraId="6B50CE62" w14:textId="78294680" w:rsidR="00915DBD" w:rsidRPr="00E96996" w:rsidRDefault="00915DBD" w:rsidP="007D0356">
      <w:pPr>
        <w:pStyle w:val="CoverTitle"/>
        <w:rPr>
          <w:lang w:val="en-US"/>
          <w:rPrChange w:id="1" w:author="Jose Antonio Montero" w:date="2020-11-03T23:20:00Z">
            <w:rPr>
              <w:lang w:val="es-ES_tradnl"/>
            </w:rPr>
          </w:rPrChange>
        </w:rPr>
      </w:pPr>
      <w:r w:rsidRPr="00E96996">
        <w:rPr>
          <w:lang w:val="en-US"/>
          <w:rPrChange w:id="2" w:author="Jose Antonio Montero" w:date="2020-11-03T23:20:00Z">
            <w:rPr>
              <w:lang w:val="es-ES"/>
            </w:rPr>
          </w:rPrChange>
        </w:rPr>
        <w:t>P</w:t>
      </w:r>
      <w:r w:rsidR="00B8093E" w:rsidRPr="00E96996">
        <w:rPr>
          <w:lang w:val="en-US"/>
          <w:rPrChange w:id="3" w:author="Jose Antonio Montero" w:date="2020-11-03T23:20:00Z">
            <w:rPr>
              <w:lang w:val="es-ES"/>
            </w:rPr>
          </w:rPrChange>
        </w:rPr>
        <w:t>RA</w:t>
      </w:r>
      <w:r w:rsidRPr="00E96996">
        <w:rPr>
          <w:lang w:val="en-US"/>
          <w:rPrChange w:id="4" w:author="Jose Antonio Montero" w:date="2020-11-03T23:20:00Z">
            <w:rPr>
              <w:lang w:val="es-ES"/>
            </w:rPr>
          </w:rPrChange>
        </w:rPr>
        <w:t xml:space="preserve">C 1 </w:t>
      </w:r>
      <w:r w:rsidR="00B8093E" w:rsidRPr="00E96996">
        <w:rPr>
          <w:lang w:val="en-US"/>
          <w:rPrChange w:id="5" w:author="Jose Antonio Montero" w:date="2020-11-03T23:20:00Z">
            <w:rPr>
              <w:lang w:val="es-ES"/>
            </w:rPr>
          </w:rPrChange>
        </w:rPr>
        <w:t>–</w:t>
      </w:r>
      <w:r w:rsidRPr="00E96996">
        <w:rPr>
          <w:lang w:val="en-US"/>
          <w:rPrChange w:id="6" w:author="Jose Antonio Montero" w:date="2020-11-03T23:20:00Z">
            <w:rPr>
              <w:lang w:val="es-ES"/>
            </w:rPr>
          </w:rPrChange>
        </w:rPr>
        <w:t xml:space="preserve"> </w:t>
      </w:r>
      <w:r w:rsidR="00B8093E" w:rsidRPr="00E96996">
        <w:rPr>
          <w:lang w:val="en-US"/>
          <w:rPrChange w:id="7" w:author="Jose Antonio Montero" w:date="2020-11-03T23:20:00Z">
            <w:rPr>
              <w:lang w:val="es-ES"/>
            </w:rPr>
          </w:rPrChange>
        </w:rPr>
        <w:t>Web Scrapping</w:t>
      </w:r>
    </w:p>
    <w:p w14:paraId="644DF622" w14:textId="77777777" w:rsidR="0060098F" w:rsidRPr="00E96996" w:rsidRDefault="0060098F" w:rsidP="009574E7">
      <w:pPr>
        <w:pStyle w:val="Style2"/>
        <w:jc w:val="right"/>
        <w:rPr>
          <w:rFonts w:ascii="Verdana" w:hAnsi="Verdana"/>
          <w:sz w:val="44"/>
          <w:szCs w:val="44"/>
          <w:lang w:val="en-US"/>
          <w:rPrChange w:id="8" w:author="Jose Antonio Montero" w:date="2020-11-03T23:20:00Z">
            <w:rPr>
              <w:rFonts w:ascii="Verdana" w:hAnsi="Verdana"/>
              <w:sz w:val="44"/>
              <w:szCs w:val="44"/>
              <w:lang w:val="es-ES_tradnl"/>
            </w:rPr>
          </w:rPrChange>
        </w:rPr>
      </w:pPr>
    </w:p>
    <w:p w14:paraId="1DE861BA" w14:textId="77777777" w:rsidR="0060098F" w:rsidRPr="00E96996" w:rsidRDefault="0060098F" w:rsidP="009574E7">
      <w:pPr>
        <w:pStyle w:val="TitlePageHeaderOOV"/>
        <w:jc w:val="right"/>
        <w:rPr>
          <w:rFonts w:ascii="Verdana" w:hAnsi="Verdana"/>
          <w:lang w:val="en-US"/>
          <w:rPrChange w:id="9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76F9DB35" w14:textId="77777777" w:rsidR="0060098F" w:rsidRPr="00E96996" w:rsidRDefault="0060098F" w:rsidP="009574E7">
      <w:pPr>
        <w:pStyle w:val="TitlePageHeaderOOV"/>
        <w:jc w:val="right"/>
        <w:rPr>
          <w:rFonts w:ascii="Verdana" w:hAnsi="Verdana"/>
          <w:lang w:val="en-US"/>
          <w:rPrChange w:id="10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6A5B7AC2" w14:textId="77777777" w:rsidR="0060098F" w:rsidRPr="00E96996" w:rsidRDefault="0060098F" w:rsidP="009574E7">
      <w:pPr>
        <w:pStyle w:val="TitlePageHeaderOOV"/>
        <w:jc w:val="right"/>
        <w:rPr>
          <w:rFonts w:ascii="Verdana" w:hAnsi="Verdana"/>
          <w:lang w:val="en-US"/>
          <w:rPrChange w:id="11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52816414" w14:textId="77777777" w:rsidR="0060098F" w:rsidRPr="00E96996" w:rsidRDefault="0060098F" w:rsidP="009574E7">
      <w:pPr>
        <w:jc w:val="right"/>
        <w:rPr>
          <w:rFonts w:ascii="Verdana" w:hAnsi="Verdana"/>
          <w:lang w:val="en-US"/>
          <w:rPrChange w:id="12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48E939EB" w14:textId="77777777" w:rsidR="0060098F" w:rsidRPr="00E96996" w:rsidRDefault="0060098F" w:rsidP="009574E7">
      <w:pPr>
        <w:jc w:val="right"/>
        <w:rPr>
          <w:rFonts w:ascii="Verdana" w:hAnsi="Verdana"/>
          <w:lang w:val="en-US"/>
          <w:rPrChange w:id="13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365FC05E" w14:textId="77777777" w:rsidR="0060098F" w:rsidRPr="00E96996" w:rsidRDefault="0060098F" w:rsidP="009574E7">
      <w:pPr>
        <w:jc w:val="right"/>
        <w:rPr>
          <w:rFonts w:ascii="Verdana" w:hAnsi="Verdana"/>
          <w:lang w:val="en-US"/>
          <w:rPrChange w:id="14" w:author="Jose Antonio Montero" w:date="2020-11-03T23:20:00Z">
            <w:rPr>
              <w:rFonts w:ascii="Verdana" w:hAnsi="Verdana"/>
              <w:lang w:val="es-ES_tradnl"/>
            </w:rPr>
          </w:rPrChange>
        </w:rPr>
      </w:pPr>
    </w:p>
    <w:p w14:paraId="1263A161" w14:textId="77777777" w:rsidR="0060098F" w:rsidRPr="00E96996" w:rsidRDefault="0060098F" w:rsidP="00F04F0C">
      <w:pPr>
        <w:rPr>
          <w:lang w:val="en-US"/>
          <w:rPrChange w:id="15" w:author="Jose Antonio Montero" w:date="2020-11-03T23:20:00Z">
            <w:rPr>
              <w:lang w:val="es-ES_tradnl"/>
            </w:rPr>
          </w:rPrChange>
        </w:rPr>
        <w:sectPr w:rsidR="0060098F" w:rsidRPr="00E96996" w:rsidSect="00D0370A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576" w:gutter="0"/>
          <w:cols w:space="720"/>
          <w:docGrid w:linePitch="272"/>
        </w:sectPr>
      </w:pPr>
    </w:p>
    <w:p w14:paraId="1332C7CE" w14:textId="0B66BC6C" w:rsidR="0060098F" w:rsidRPr="00E96996" w:rsidRDefault="0060098F" w:rsidP="00584C66">
      <w:pPr>
        <w:pStyle w:val="RevisionHeading"/>
        <w:rPr>
          <w:lang w:val="en-US"/>
          <w:rPrChange w:id="16" w:author="Jose Antonio Montero" w:date="2020-11-03T23:20:00Z">
            <w:rPr>
              <w:lang w:val="es-ES"/>
            </w:rPr>
          </w:rPrChange>
        </w:rPr>
      </w:pPr>
      <w:bookmarkStart w:id="17" w:name="hp_RevisionHistory"/>
      <w:bookmarkStart w:id="18" w:name="hp_DistributionList"/>
      <w:bookmarkEnd w:id="0"/>
      <w:proofErr w:type="spellStart"/>
      <w:r w:rsidRPr="00E96996">
        <w:rPr>
          <w:lang w:val="en-US"/>
          <w:rPrChange w:id="19" w:author="Jose Antonio Montero" w:date="2020-11-03T23:20:00Z">
            <w:rPr>
              <w:lang w:val="es-ES"/>
            </w:rPr>
          </w:rPrChange>
        </w:rPr>
        <w:lastRenderedPageBreak/>
        <w:t>Revi</w:t>
      </w:r>
      <w:r w:rsidR="00E30F81" w:rsidRPr="00E96996">
        <w:rPr>
          <w:lang w:val="en-US"/>
          <w:rPrChange w:id="20" w:author="Jose Antonio Montero" w:date="2020-11-03T23:20:00Z">
            <w:rPr>
              <w:lang w:val="es-ES"/>
            </w:rPr>
          </w:rPrChange>
        </w:rPr>
        <w:t>s</w:t>
      </w:r>
      <w:r w:rsidRPr="00E96996">
        <w:rPr>
          <w:lang w:val="en-US"/>
          <w:rPrChange w:id="21" w:author="Jose Antonio Montero" w:date="2020-11-03T23:20:00Z">
            <w:rPr>
              <w:lang w:val="es-ES"/>
            </w:rPr>
          </w:rPrChange>
        </w:rPr>
        <w:t>sió</w:t>
      </w:r>
      <w:proofErr w:type="spellEnd"/>
      <w:r w:rsidRPr="00E96996">
        <w:rPr>
          <w:lang w:val="en-US"/>
          <w:rPrChange w:id="22" w:author="Jose Antonio Montero" w:date="2020-11-03T23:20:00Z">
            <w:rPr>
              <w:lang w:val="es-ES"/>
            </w:rPr>
          </w:rPrChange>
        </w:rPr>
        <w:t xml:space="preserve"> del Document</w:t>
      </w:r>
    </w:p>
    <w:tbl>
      <w:tblPr>
        <w:tblW w:w="0" w:type="auto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3"/>
        <w:gridCol w:w="818"/>
        <w:gridCol w:w="1256"/>
        <w:gridCol w:w="954"/>
        <w:gridCol w:w="1500"/>
        <w:gridCol w:w="4504"/>
      </w:tblGrid>
      <w:tr w:rsidR="0060098F" w:rsidRPr="00B8093E" w14:paraId="5E6BDFF6" w14:textId="77777777" w:rsidTr="00F71202">
        <w:trPr>
          <w:tblHeader/>
        </w:trPr>
        <w:tc>
          <w:tcPr>
            <w:tcW w:w="0" w:type="auto"/>
            <w:tcBorders>
              <w:top w:val="single" w:sz="6" w:space="0" w:color="auto"/>
            </w:tcBorders>
          </w:tcPr>
          <w:p w14:paraId="1E27DAD7" w14:textId="77777777" w:rsidR="0060098F" w:rsidRPr="00F314DF" w:rsidRDefault="0060098F" w:rsidP="007D0356">
            <w:pPr>
              <w:pStyle w:val="TableHeading"/>
              <w:rPr>
                <w:lang w:val="es-ES"/>
              </w:rPr>
            </w:pPr>
            <w:r w:rsidRPr="00F314DF">
              <w:rPr>
                <w:lang w:val="es-ES"/>
              </w:rPr>
              <w:t>Ver. No.</w:t>
            </w:r>
          </w:p>
        </w:tc>
        <w:tc>
          <w:tcPr>
            <w:tcW w:w="0" w:type="auto"/>
            <w:tcBorders>
              <w:top w:val="single" w:sz="6" w:space="0" w:color="auto"/>
            </w:tcBorders>
          </w:tcPr>
          <w:p w14:paraId="7A033C00" w14:textId="76950C42" w:rsidR="0060098F" w:rsidRPr="00F314DF" w:rsidRDefault="0060098F" w:rsidP="007D0356">
            <w:pPr>
              <w:pStyle w:val="TableHeading"/>
              <w:rPr>
                <w:lang w:val="es-ES"/>
              </w:rPr>
            </w:pPr>
            <w:r w:rsidRPr="00F314DF">
              <w:rPr>
                <w:lang w:val="es-ES"/>
              </w:rPr>
              <w:t xml:space="preserve">Ver. </w:t>
            </w:r>
            <w:r w:rsidR="00E30F81">
              <w:rPr>
                <w:lang w:val="es-ES"/>
              </w:rPr>
              <w:t>Data</w:t>
            </w:r>
          </w:p>
        </w:tc>
        <w:tc>
          <w:tcPr>
            <w:tcW w:w="1256" w:type="dxa"/>
            <w:tcBorders>
              <w:top w:val="single" w:sz="6" w:space="0" w:color="auto"/>
            </w:tcBorders>
          </w:tcPr>
          <w:p w14:paraId="6921BA4B" w14:textId="7627B3F2" w:rsidR="0060098F" w:rsidRPr="00F314DF" w:rsidRDefault="0060098F" w:rsidP="004F15EA">
            <w:pPr>
              <w:pStyle w:val="TableHeading"/>
              <w:rPr>
                <w:lang w:val="es-ES"/>
              </w:rPr>
            </w:pPr>
            <w:proofErr w:type="spellStart"/>
            <w:r w:rsidRPr="00F314DF">
              <w:rPr>
                <w:lang w:val="es-ES"/>
              </w:rPr>
              <w:t>Prepara</w:t>
            </w:r>
            <w:r w:rsidR="00E30F81">
              <w:rPr>
                <w:lang w:val="es-ES"/>
              </w:rPr>
              <w:t>t</w:t>
            </w:r>
            <w:proofErr w:type="spellEnd"/>
            <w:r w:rsidRPr="00F314DF">
              <w:rPr>
                <w:lang w:val="es-ES"/>
              </w:rPr>
              <w:t xml:space="preserve"> p</w:t>
            </w:r>
            <w:r w:rsidR="00E30F81">
              <w:rPr>
                <w:lang w:val="es-ES"/>
              </w:rPr>
              <w:t>e</w:t>
            </w:r>
            <w:r w:rsidRPr="00F314DF">
              <w:rPr>
                <w:lang w:val="es-ES"/>
              </w:rPr>
              <w:t>r</w:t>
            </w:r>
          </w:p>
        </w:tc>
        <w:tc>
          <w:tcPr>
            <w:tcW w:w="954" w:type="dxa"/>
            <w:tcBorders>
              <w:top w:val="single" w:sz="6" w:space="0" w:color="auto"/>
            </w:tcBorders>
          </w:tcPr>
          <w:p w14:paraId="4DF4B779" w14:textId="5FF17665" w:rsidR="0060098F" w:rsidRPr="00F314DF" w:rsidRDefault="0060098F" w:rsidP="004F15EA">
            <w:pPr>
              <w:pStyle w:val="TableHeading"/>
              <w:rPr>
                <w:lang w:val="es-ES"/>
              </w:rPr>
            </w:pPr>
            <w:proofErr w:type="spellStart"/>
            <w:r w:rsidRPr="00F314DF">
              <w:rPr>
                <w:lang w:val="es-ES"/>
              </w:rPr>
              <w:t>Revis</w:t>
            </w:r>
            <w:r w:rsidR="00E30F81">
              <w:rPr>
                <w:lang w:val="es-ES"/>
              </w:rPr>
              <w:t>s</w:t>
            </w:r>
            <w:r w:rsidRPr="00F314DF">
              <w:rPr>
                <w:lang w:val="es-ES"/>
              </w:rPr>
              <w:t>a</w:t>
            </w:r>
            <w:r w:rsidR="00E30F81">
              <w:rPr>
                <w:lang w:val="es-ES"/>
              </w:rPr>
              <w:t>t</w:t>
            </w:r>
            <w:proofErr w:type="spellEnd"/>
            <w:r w:rsidRPr="00F314DF">
              <w:rPr>
                <w:lang w:val="es-ES"/>
              </w:rPr>
              <w:t xml:space="preserve"> p</w:t>
            </w:r>
            <w:r w:rsidR="00E30F81">
              <w:rPr>
                <w:lang w:val="es-ES"/>
              </w:rPr>
              <w:t>e</w:t>
            </w:r>
            <w:r w:rsidRPr="00F314DF">
              <w:rPr>
                <w:lang w:val="es-ES"/>
              </w:rPr>
              <w:t>r</w:t>
            </w:r>
          </w:p>
        </w:tc>
        <w:tc>
          <w:tcPr>
            <w:tcW w:w="1500" w:type="dxa"/>
            <w:tcBorders>
              <w:top w:val="single" w:sz="6" w:space="0" w:color="auto"/>
            </w:tcBorders>
          </w:tcPr>
          <w:p w14:paraId="402F69D5" w14:textId="7B2D140A" w:rsidR="0060098F" w:rsidRPr="00F314DF" w:rsidRDefault="0060098F" w:rsidP="004F15EA">
            <w:pPr>
              <w:pStyle w:val="TableHeading"/>
              <w:rPr>
                <w:lang w:val="es-ES"/>
              </w:rPr>
            </w:pPr>
            <w:proofErr w:type="spellStart"/>
            <w:r w:rsidRPr="00F314DF">
              <w:rPr>
                <w:lang w:val="es-ES"/>
              </w:rPr>
              <w:t>Apro</w:t>
            </w:r>
            <w:r w:rsidR="00E30F81">
              <w:rPr>
                <w:lang w:val="es-ES"/>
              </w:rPr>
              <w:t>v</w:t>
            </w:r>
            <w:r w:rsidRPr="00F314DF">
              <w:rPr>
                <w:lang w:val="es-ES"/>
              </w:rPr>
              <w:t>a</w:t>
            </w:r>
            <w:r w:rsidR="00E30F81">
              <w:rPr>
                <w:lang w:val="es-ES"/>
              </w:rPr>
              <w:t>t</w:t>
            </w:r>
            <w:proofErr w:type="spellEnd"/>
            <w:r w:rsidRPr="00F314DF">
              <w:rPr>
                <w:lang w:val="es-ES"/>
              </w:rPr>
              <w:t xml:space="preserve"> p</w:t>
            </w:r>
            <w:r w:rsidR="00E30F81">
              <w:rPr>
                <w:lang w:val="es-ES"/>
              </w:rPr>
              <w:t>e</w:t>
            </w:r>
            <w:r w:rsidRPr="00F314DF">
              <w:rPr>
                <w:lang w:val="es-ES"/>
              </w:rPr>
              <w:t>r</w:t>
            </w:r>
          </w:p>
        </w:tc>
        <w:tc>
          <w:tcPr>
            <w:tcW w:w="4504" w:type="dxa"/>
            <w:tcBorders>
              <w:top w:val="single" w:sz="6" w:space="0" w:color="auto"/>
            </w:tcBorders>
          </w:tcPr>
          <w:p w14:paraId="75FBF827" w14:textId="137BA90A" w:rsidR="0060098F" w:rsidRPr="00F314DF" w:rsidRDefault="0060098F" w:rsidP="004F15EA">
            <w:pPr>
              <w:pStyle w:val="TableHeading"/>
              <w:rPr>
                <w:lang w:val="es-ES"/>
              </w:rPr>
            </w:pPr>
            <w:proofErr w:type="spellStart"/>
            <w:r w:rsidRPr="00F314DF">
              <w:rPr>
                <w:lang w:val="es-ES"/>
              </w:rPr>
              <w:t>Secció</w:t>
            </w:r>
            <w:proofErr w:type="spellEnd"/>
            <w:r w:rsidRPr="00F314DF">
              <w:rPr>
                <w:lang w:val="es-ES"/>
              </w:rPr>
              <w:t xml:space="preserve"> Afectada </w:t>
            </w:r>
            <w:r w:rsidR="00E30F81">
              <w:rPr>
                <w:lang w:val="es-ES"/>
              </w:rPr>
              <w:t>i</w:t>
            </w:r>
            <w:r w:rsidRPr="00F314DF">
              <w:rPr>
                <w:lang w:val="es-ES"/>
              </w:rPr>
              <w:t xml:space="preserve"> </w:t>
            </w:r>
            <w:proofErr w:type="spellStart"/>
            <w:r w:rsidRPr="00F314DF">
              <w:rPr>
                <w:lang w:val="es-ES"/>
              </w:rPr>
              <w:t>Resum</w:t>
            </w:r>
            <w:proofErr w:type="spellEnd"/>
            <w:r w:rsidRPr="00F314DF">
              <w:rPr>
                <w:lang w:val="es-ES"/>
              </w:rPr>
              <w:t xml:space="preserve"> del </w:t>
            </w:r>
            <w:proofErr w:type="spellStart"/>
            <w:r w:rsidRPr="00F314DF">
              <w:rPr>
                <w:lang w:val="es-ES"/>
              </w:rPr>
              <w:t>Ca</w:t>
            </w:r>
            <w:r w:rsidR="00E30F81">
              <w:rPr>
                <w:lang w:val="es-ES"/>
              </w:rPr>
              <w:t>nvi</w:t>
            </w:r>
            <w:proofErr w:type="spellEnd"/>
          </w:p>
        </w:tc>
      </w:tr>
      <w:tr w:rsidR="0060098F" w:rsidRPr="009449F5" w14:paraId="2550F6C7" w14:textId="77777777" w:rsidTr="00F71202">
        <w:tc>
          <w:tcPr>
            <w:tcW w:w="0" w:type="auto"/>
          </w:tcPr>
          <w:p w14:paraId="6B7BBA81" w14:textId="77777777" w:rsidR="0060098F" w:rsidRPr="004F15EA" w:rsidRDefault="00D26230" w:rsidP="009F557A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sz w:val="16"/>
                <w:szCs w:val="16"/>
                <w:lang w:val="es-ES_tradnl"/>
              </w:rPr>
              <w:t>0</w:t>
            </w:r>
          </w:p>
        </w:tc>
        <w:tc>
          <w:tcPr>
            <w:tcW w:w="0" w:type="auto"/>
          </w:tcPr>
          <w:p w14:paraId="04AED46A" w14:textId="57F964C2" w:rsidR="0060098F" w:rsidRPr="004F15EA" w:rsidRDefault="009B0E14" w:rsidP="009F557A">
            <w:pPr>
              <w:pStyle w:val="Style2"/>
              <w:rPr>
                <w:rFonts w:ascii="Verdana" w:eastAsia="SimSun" w:hAnsi="Verdana"/>
                <w:sz w:val="16"/>
                <w:szCs w:val="16"/>
                <w:lang w:val="es-ES_tradnl" w:eastAsia="zh-CN"/>
              </w:rPr>
            </w:pPr>
            <w:r>
              <w:rPr>
                <w:rFonts w:ascii="Verdana" w:eastAsia="SimSun" w:hAnsi="Verdana"/>
                <w:sz w:val="16"/>
                <w:szCs w:val="16"/>
                <w:lang w:val="es-ES_tradnl" w:eastAsia="zh-CN"/>
              </w:rPr>
              <w:t>18</w:t>
            </w:r>
            <w:r w:rsidR="00915DBD">
              <w:rPr>
                <w:rFonts w:ascii="Verdana" w:eastAsia="SimSun" w:hAnsi="Verdana"/>
                <w:sz w:val="16"/>
                <w:szCs w:val="16"/>
                <w:lang w:val="es-ES_tradnl" w:eastAsia="zh-CN"/>
              </w:rPr>
              <w:t>/</w:t>
            </w:r>
            <w:r>
              <w:rPr>
                <w:rFonts w:ascii="Verdana" w:eastAsia="SimSun" w:hAnsi="Verdana"/>
                <w:sz w:val="16"/>
                <w:szCs w:val="16"/>
                <w:lang w:val="es-ES_tradnl" w:eastAsia="zh-CN"/>
              </w:rPr>
              <w:t>10</w:t>
            </w:r>
          </w:p>
        </w:tc>
        <w:tc>
          <w:tcPr>
            <w:tcW w:w="1256" w:type="dxa"/>
          </w:tcPr>
          <w:p w14:paraId="42178933" w14:textId="77777777" w:rsidR="0060098F" w:rsidRPr="004F15EA" w:rsidRDefault="00D26230" w:rsidP="009F557A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  <w:proofErr w:type="spellStart"/>
            <w:r>
              <w:rPr>
                <w:rFonts w:ascii="Verdana" w:hAnsi="Verdana"/>
                <w:sz w:val="16"/>
                <w:szCs w:val="16"/>
                <w:lang w:val="es-ES_tradnl"/>
              </w:rPr>
              <w:t>Jose</w:t>
            </w:r>
            <w:proofErr w:type="spellEnd"/>
            <w:r>
              <w:rPr>
                <w:rFonts w:ascii="Verdana" w:hAnsi="Verdana"/>
                <w:sz w:val="16"/>
                <w:szCs w:val="16"/>
                <w:lang w:val="es-ES_tradnl"/>
              </w:rPr>
              <w:t xml:space="preserve"> </w:t>
            </w:r>
            <w:proofErr w:type="spellStart"/>
            <w:r>
              <w:rPr>
                <w:rFonts w:ascii="Verdana" w:hAnsi="Verdana"/>
                <w:sz w:val="16"/>
                <w:szCs w:val="16"/>
                <w:lang w:val="es-ES_tradnl"/>
              </w:rPr>
              <w:t>A.Montero</w:t>
            </w:r>
            <w:proofErr w:type="spellEnd"/>
          </w:p>
        </w:tc>
        <w:tc>
          <w:tcPr>
            <w:tcW w:w="954" w:type="dxa"/>
          </w:tcPr>
          <w:p w14:paraId="1BF74731" w14:textId="77777777" w:rsidR="0060098F" w:rsidRPr="004F15EA" w:rsidRDefault="0060098F" w:rsidP="009F557A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</w:p>
        </w:tc>
        <w:tc>
          <w:tcPr>
            <w:tcW w:w="1500" w:type="dxa"/>
          </w:tcPr>
          <w:p w14:paraId="7872D839" w14:textId="77777777" w:rsidR="0060098F" w:rsidRPr="004F15EA" w:rsidRDefault="0060098F" w:rsidP="009F557A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</w:p>
        </w:tc>
        <w:tc>
          <w:tcPr>
            <w:tcW w:w="4504" w:type="dxa"/>
          </w:tcPr>
          <w:p w14:paraId="68DDF01A" w14:textId="691E4D47" w:rsidR="0060098F" w:rsidRPr="004F15EA" w:rsidRDefault="009B0E14" w:rsidP="009F557A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  <w:r>
              <w:rPr>
                <w:rFonts w:ascii="Verdana" w:hAnsi="Verdana"/>
                <w:sz w:val="16"/>
                <w:szCs w:val="16"/>
                <w:lang w:val="es-ES_tradnl"/>
              </w:rPr>
              <w:t xml:space="preserve">Draft </w:t>
            </w:r>
            <w:r w:rsidR="00D26230">
              <w:rPr>
                <w:rFonts w:ascii="Verdana" w:hAnsi="Verdana"/>
                <w:sz w:val="16"/>
                <w:szCs w:val="16"/>
                <w:lang w:val="es-ES_tradnl"/>
              </w:rPr>
              <w:t>Inicial</w:t>
            </w:r>
          </w:p>
        </w:tc>
      </w:tr>
      <w:tr w:rsidR="00876813" w:rsidRPr="009449F5" w14:paraId="0B0AE1B5" w14:textId="77777777" w:rsidTr="00F71202">
        <w:tc>
          <w:tcPr>
            <w:tcW w:w="0" w:type="auto"/>
          </w:tcPr>
          <w:p w14:paraId="2E180843" w14:textId="22E62C46" w:rsidR="00876813" w:rsidRPr="004F15EA" w:rsidRDefault="00E9006E" w:rsidP="009F557A">
            <w:pPr>
              <w:pStyle w:val="Style2"/>
              <w:rPr>
                <w:rFonts w:ascii="Verdana" w:hAnsi="Verdana"/>
                <w:lang w:val="es-ES_tradnl"/>
              </w:rPr>
            </w:pPr>
            <w:ins w:id="23" w:author="Jose Antonio Montero" w:date="2020-11-03T23:50:00Z">
              <w:r>
                <w:rPr>
                  <w:rFonts w:ascii="Verdana" w:hAnsi="Verdana"/>
                  <w:lang w:val="es-ES_tradnl"/>
                </w:rPr>
                <w:t>1</w:t>
              </w:r>
            </w:ins>
          </w:p>
        </w:tc>
        <w:tc>
          <w:tcPr>
            <w:tcW w:w="0" w:type="auto"/>
          </w:tcPr>
          <w:p w14:paraId="6B01AF41" w14:textId="30C6E5B4" w:rsidR="00876813" w:rsidRPr="004F15EA" w:rsidRDefault="00E9006E" w:rsidP="005E1CA9">
            <w:pPr>
              <w:pStyle w:val="Style2"/>
              <w:rPr>
                <w:rFonts w:ascii="Verdana" w:eastAsia="SimSun" w:hAnsi="Verdana"/>
                <w:sz w:val="16"/>
                <w:szCs w:val="16"/>
                <w:lang w:val="es-ES_tradnl" w:eastAsia="zh-CN"/>
              </w:rPr>
            </w:pPr>
            <w:ins w:id="24" w:author="Jose Antonio Montero" w:date="2020-11-03T23:50:00Z">
              <w:r>
                <w:rPr>
                  <w:rFonts w:ascii="Verdana" w:eastAsia="SimSun" w:hAnsi="Verdana"/>
                  <w:sz w:val="16"/>
                  <w:szCs w:val="16"/>
                  <w:lang w:val="es-ES_tradnl" w:eastAsia="zh-CN"/>
                </w:rPr>
                <w:t>04/11</w:t>
              </w:r>
            </w:ins>
          </w:p>
        </w:tc>
        <w:tc>
          <w:tcPr>
            <w:tcW w:w="1256" w:type="dxa"/>
          </w:tcPr>
          <w:p w14:paraId="3AAD444E" w14:textId="493F75C3" w:rsidR="00876813" w:rsidRPr="004F15EA" w:rsidRDefault="00E9006E" w:rsidP="005E1CA9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  <w:ins w:id="25" w:author="Jose Antonio Montero" w:date="2020-11-03T23:50:00Z">
              <w:r>
                <w:rPr>
                  <w:rFonts w:ascii="Verdana" w:hAnsi="Verdana"/>
                  <w:sz w:val="16"/>
                  <w:szCs w:val="16"/>
                  <w:lang w:val="es-ES_tradnl"/>
                </w:rPr>
                <w:t>Mireia Mora /</w:t>
              </w:r>
              <w:proofErr w:type="spellStart"/>
              <w:r>
                <w:rPr>
                  <w:rFonts w:ascii="Verdana" w:hAnsi="Verdana"/>
                  <w:sz w:val="16"/>
                  <w:szCs w:val="16"/>
                  <w:lang w:val="es-ES_tradnl"/>
                </w:rPr>
                <w:t>Jose</w:t>
              </w:r>
              <w:proofErr w:type="spellEnd"/>
              <w:r>
                <w:rPr>
                  <w:rFonts w:ascii="Verdana" w:hAnsi="Verdana"/>
                  <w:sz w:val="16"/>
                  <w:szCs w:val="16"/>
                  <w:lang w:val="es-ES_tradnl"/>
                </w:rPr>
                <w:t xml:space="preserve"> </w:t>
              </w:r>
              <w:proofErr w:type="spellStart"/>
              <w:r>
                <w:rPr>
                  <w:rFonts w:ascii="Verdana" w:hAnsi="Verdana"/>
                  <w:sz w:val="16"/>
                  <w:szCs w:val="16"/>
                  <w:lang w:val="es-ES_tradnl"/>
                </w:rPr>
                <w:t>A.Montero</w:t>
              </w:r>
            </w:ins>
            <w:proofErr w:type="spellEnd"/>
          </w:p>
        </w:tc>
        <w:tc>
          <w:tcPr>
            <w:tcW w:w="954" w:type="dxa"/>
          </w:tcPr>
          <w:p w14:paraId="24222932" w14:textId="77777777" w:rsidR="00876813" w:rsidRPr="004F15EA" w:rsidRDefault="00876813" w:rsidP="005E1CA9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</w:p>
        </w:tc>
        <w:tc>
          <w:tcPr>
            <w:tcW w:w="1500" w:type="dxa"/>
          </w:tcPr>
          <w:p w14:paraId="4D933A3B" w14:textId="77777777" w:rsidR="00876813" w:rsidRPr="004F15EA" w:rsidRDefault="00876813" w:rsidP="005E1CA9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</w:p>
        </w:tc>
        <w:tc>
          <w:tcPr>
            <w:tcW w:w="4504" w:type="dxa"/>
          </w:tcPr>
          <w:p w14:paraId="242DC5D2" w14:textId="27F72FCC" w:rsidR="00876813" w:rsidRPr="004F15EA" w:rsidRDefault="00E9006E" w:rsidP="005E1CA9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  <w:ins w:id="26" w:author="Jose Antonio Montero" w:date="2020-11-03T23:50:00Z">
              <w:r>
                <w:rPr>
                  <w:rFonts w:ascii="Verdana" w:hAnsi="Verdana"/>
                  <w:sz w:val="16"/>
                  <w:szCs w:val="16"/>
                  <w:lang w:val="es-ES_tradnl"/>
                </w:rPr>
                <w:t>Entrega final</w:t>
              </w:r>
            </w:ins>
          </w:p>
        </w:tc>
      </w:tr>
      <w:tr w:rsidR="00876813" w:rsidRPr="008701A2" w14:paraId="688E78D9" w14:textId="77777777" w:rsidTr="00F71202">
        <w:tc>
          <w:tcPr>
            <w:tcW w:w="0" w:type="auto"/>
          </w:tcPr>
          <w:p w14:paraId="3B819D1E" w14:textId="118EC97B" w:rsidR="00876813" w:rsidRPr="004F15EA" w:rsidRDefault="00876813" w:rsidP="009F557A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767562DC" w14:textId="6785C2CB" w:rsidR="00876813" w:rsidRPr="004F15EA" w:rsidRDefault="00876813" w:rsidP="009F557A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105E7F65" w14:textId="05C1667F" w:rsidR="00876813" w:rsidRPr="004F15EA" w:rsidRDefault="00876813" w:rsidP="00CF541D">
            <w:pPr>
              <w:pStyle w:val="Style2"/>
              <w:rPr>
                <w:rFonts w:ascii="Verdana" w:hAnsi="Verdana"/>
                <w:sz w:val="16"/>
                <w:szCs w:val="16"/>
                <w:lang w:val="es-ES_tradnl"/>
              </w:rPr>
            </w:pPr>
          </w:p>
        </w:tc>
        <w:tc>
          <w:tcPr>
            <w:tcW w:w="954" w:type="dxa"/>
          </w:tcPr>
          <w:p w14:paraId="144A07B5" w14:textId="77777777" w:rsidR="00876813" w:rsidRPr="004F15EA" w:rsidRDefault="00876813" w:rsidP="009F557A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77165F33" w14:textId="77777777" w:rsidR="00876813" w:rsidRPr="004F15EA" w:rsidRDefault="00876813" w:rsidP="009F557A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304F2D6D" w14:textId="5E063482" w:rsidR="00876813" w:rsidRPr="004F15EA" w:rsidRDefault="00876813" w:rsidP="009F557A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14FF6E97" w14:textId="77777777" w:rsidTr="00F71202">
        <w:tc>
          <w:tcPr>
            <w:tcW w:w="0" w:type="auto"/>
          </w:tcPr>
          <w:p w14:paraId="3CBF1D42" w14:textId="579F844B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0AD2538F" w14:textId="3D93513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41DC3B9D" w14:textId="2DD41E18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38E7C563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2E8C2827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51ED3B0E" w14:textId="41C3574A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5AF480DA" w14:textId="77777777" w:rsidTr="00F71202">
        <w:tc>
          <w:tcPr>
            <w:tcW w:w="0" w:type="auto"/>
          </w:tcPr>
          <w:p w14:paraId="26425CE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5AF3507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43633F7F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5187C98C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614BD49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3528027F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3599701F" w14:textId="77777777" w:rsidTr="00F71202">
        <w:tc>
          <w:tcPr>
            <w:tcW w:w="0" w:type="auto"/>
          </w:tcPr>
          <w:p w14:paraId="7100064E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28FED9BF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53F42E28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599B9018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3FF3C136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0547FBF4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3C99DBF1" w14:textId="77777777" w:rsidTr="00F71202">
        <w:tc>
          <w:tcPr>
            <w:tcW w:w="0" w:type="auto"/>
          </w:tcPr>
          <w:p w14:paraId="5A6F1CBE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73AE89CD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09E96314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598AB56E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395F1B85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10AFA000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40FE2F76" w14:textId="77777777" w:rsidTr="00F71202">
        <w:tc>
          <w:tcPr>
            <w:tcW w:w="0" w:type="auto"/>
          </w:tcPr>
          <w:p w14:paraId="75979260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52D7674F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2CA3140C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0744DBBE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77AEB128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03CF4106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3E687FF0" w14:textId="77777777" w:rsidTr="00F71202">
        <w:tc>
          <w:tcPr>
            <w:tcW w:w="0" w:type="auto"/>
          </w:tcPr>
          <w:p w14:paraId="726FA91E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40B7C947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65B1797D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648EA24D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4EF54168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31DB2007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53FDC3F3" w14:textId="77777777" w:rsidTr="00F71202">
        <w:tc>
          <w:tcPr>
            <w:tcW w:w="0" w:type="auto"/>
          </w:tcPr>
          <w:p w14:paraId="4A00FA65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2292D739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76577A13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14F318F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4D11DBD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412C1A67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40A459E7" w14:textId="77777777" w:rsidTr="00F71202">
        <w:tc>
          <w:tcPr>
            <w:tcW w:w="0" w:type="auto"/>
          </w:tcPr>
          <w:p w14:paraId="495315A5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</w:tcPr>
          <w:p w14:paraId="13724904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</w:tcPr>
          <w:p w14:paraId="2267CB6A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</w:tcPr>
          <w:p w14:paraId="02F35463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</w:tcPr>
          <w:p w14:paraId="4BF91A41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</w:tcPr>
          <w:p w14:paraId="2E71039D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  <w:tr w:rsidR="00BC1606" w:rsidRPr="00C15B88" w14:paraId="768EC8E8" w14:textId="77777777" w:rsidTr="00F71202">
        <w:tc>
          <w:tcPr>
            <w:tcW w:w="0" w:type="auto"/>
            <w:tcBorders>
              <w:bottom w:val="single" w:sz="6" w:space="0" w:color="auto"/>
            </w:tcBorders>
          </w:tcPr>
          <w:p w14:paraId="7C19D1C6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</w:tcPr>
          <w:p w14:paraId="0591977D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256" w:type="dxa"/>
            <w:tcBorders>
              <w:bottom w:val="single" w:sz="6" w:space="0" w:color="auto"/>
            </w:tcBorders>
          </w:tcPr>
          <w:p w14:paraId="3D6D41F2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954" w:type="dxa"/>
            <w:tcBorders>
              <w:bottom w:val="single" w:sz="6" w:space="0" w:color="auto"/>
            </w:tcBorders>
          </w:tcPr>
          <w:p w14:paraId="2387A8D9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</w:tcPr>
          <w:p w14:paraId="26654EB2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  <w:tc>
          <w:tcPr>
            <w:tcW w:w="4504" w:type="dxa"/>
            <w:tcBorders>
              <w:bottom w:val="single" w:sz="6" w:space="0" w:color="auto"/>
            </w:tcBorders>
          </w:tcPr>
          <w:p w14:paraId="1788CF8B" w14:textId="77777777" w:rsidR="00BC1606" w:rsidRPr="004F15EA" w:rsidRDefault="00BC1606" w:rsidP="00BC1606">
            <w:pPr>
              <w:pStyle w:val="Style2"/>
              <w:rPr>
                <w:rFonts w:ascii="Verdana" w:hAnsi="Verdana"/>
                <w:lang w:val="es-ES_tradnl"/>
              </w:rPr>
            </w:pPr>
          </w:p>
        </w:tc>
      </w:tr>
    </w:tbl>
    <w:p w14:paraId="5EBE5C13" w14:textId="77777777" w:rsidR="0060098F" w:rsidRPr="00B814A6" w:rsidRDefault="0060098F" w:rsidP="00F04F0C">
      <w:pPr>
        <w:pStyle w:val="Style2"/>
        <w:rPr>
          <w:rFonts w:ascii="Verdana" w:hAnsi="Verdana"/>
          <w:b/>
          <w:sz w:val="18"/>
          <w:szCs w:val="18"/>
          <w:lang w:val="es-ES"/>
        </w:rPr>
      </w:pPr>
    </w:p>
    <w:p w14:paraId="47DF1F0A" w14:textId="77777777" w:rsidR="0060098F" w:rsidRPr="00B814A6" w:rsidRDefault="0060098F" w:rsidP="00F04F0C">
      <w:pPr>
        <w:pStyle w:val="TDC1"/>
        <w:rPr>
          <w:rFonts w:ascii="Verdana" w:hAnsi="Verdana"/>
          <w:lang w:val="es-ES_tradnl"/>
        </w:rPr>
      </w:pPr>
    </w:p>
    <w:p w14:paraId="55B6B02D" w14:textId="77777777" w:rsidR="0060098F" w:rsidRPr="00F314DF" w:rsidRDefault="0060098F" w:rsidP="00DD5A6A">
      <w:pPr>
        <w:pStyle w:val="TableOfContentsHeader"/>
      </w:pPr>
      <w:r w:rsidRPr="00B814A6">
        <w:rPr>
          <w:lang w:val="es-ES_tradnl"/>
        </w:rPr>
        <w:br w:type="page"/>
      </w:r>
      <w:bookmarkEnd w:id="17"/>
      <w:bookmarkEnd w:id="18"/>
      <w:r w:rsidRPr="00B814A6">
        <w:rPr>
          <w:lang w:val="es-ES_tradnl"/>
        </w:rPr>
        <w:lastRenderedPageBreak/>
        <w:t xml:space="preserve"> </w:t>
      </w:r>
      <w:r w:rsidRPr="00F314DF">
        <w:t>Índice</w:t>
      </w:r>
    </w:p>
    <w:p w14:paraId="01A34CB6" w14:textId="778C89E9" w:rsidR="009B0E14" w:rsidRPr="002F396F" w:rsidRDefault="0060098F">
      <w:pPr>
        <w:pStyle w:val="TDC1"/>
        <w:rPr>
          <w:rFonts w:ascii="Calibri" w:eastAsia="Times New Roman" w:hAnsi="Calibri"/>
          <w:b w:val="0"/>
          <w:sz w:val="22"/>
          <w:szCs w:val="22"/>
          <w:lang w:eastAsia="ca-ES"/>
        </w:rPr>
      </w:pPr>
      <w:r w:rsidRPr="00F314DF">
        <w:rPr>
          <w:rFonts w:ascii="Calibri" w:hAnsi="Calibri" w:cs="Calibri"/>
          <w:lang w:val="es-ES"/>
        </w:rPr>
        <w:fldChar w:fldCharType="begin"/>
      </w:r>
      <w:r w:rsidRPr="00F314DF">
        <w:rPr>
          <w:rFonts w:ascii="Calibri" w:hAnsi="Calibri" w:cs="Calibri"/>
          <w:lang w:val="es-ES"/>
        </w:rPr>
        <w:instrText xml:space="preserve"> TOC \o "1-3" \h \z \u </w:instrText>
      </w:r>
      <w:r w:rsidRPr="00F314DF">
        <w:rPr>
          <w:rFonts w:ascii="Calibri" w:hAnsi="Calibri" w:cs="Calibri"/>
          <w:lang w:val="es-ES"/>
        </w:rPr>
        <w:fldChar w:fldCharType="separate"/>
      </w:r>
      <w:hyperlink w:anchor="_Toc53932283" w:history="1">
        <w:r w:rsidR="009B0E14" w:rsidRPr="00F64DD7">
          <w:rPr>
            <w:rStyle w:val="Hipervnculo"/>
          </w:rPr>
          <w:t>1.</w:t>
        </w:r>
        <w:r w:rsidR="009B0E14" w:rsidRPr="002F396F">
          <w:rPr>
            <w:rFonts w:ascii="Calibri" w:eastAsia="Times New Roman" w:hAnsi="Calibri"/>
            <w:b w:val="0"/>
            <w:sz w:val="22"/>
            <w:szCs w:val="22"/>
            <w:lang w:eastAsia="ca-ES"/>
          </w:rPr>
          <w:tab/>
        </w:r>
        <w:r w:rsidR="009B0E14" w:rsidRPr="00F64DD7">
          <w:rPr>
            <w:rStyle w:val="Hipervnculo"/>
          </w:rPr>
          <w:t>Introducció i contexte</w:t>
        </w:r>
        <w:r w:rsidR="009B0E14">
          <w:rPr>
            <w:webHidden/>
          </w:rPr>
          <w:tab/>
        </w:r>
        <w:r w:rsidR="009B0E14">
          <w:rPr>
            <w:webHidden/>
          </w:rPr>
          <w:fldChar w:fldCharType="begin"/>
        </w:r>
        <w:r w:rsidR="009B0E14">
          <w:rPr>
            <w:webHidden/>
          </w:rPr>
          <w:instrText xml:space="preserve"> PAGEREF _Toc53932283 \h </w:instrText>
        </w:r>
        <w:r w:rsidR="009B0E14">
          <w:rPr>
            <w:webHidden/>
          </w:rPr>
        </w:r>
        <w:r w:rsidR="009B0E14">
          <w:rPr>
            <w:webHidden/>
          </w:rPr>
          <w:fldChar w:fldCharType="separate"/>
        </w:r>
        <w:r w:rsidR="009B0E14">
          <w:rPr>
            <w:webHidden/>
          </w:rPr>
          <w:t>4</w:t>
        </w:r>
        <w:r w:rsidR="009B0E14">
          <w:rPr>
            <w:webHidden/>
          </w:rPr>
          <w:fldChar w:fldCharType="end"/>
        </w:r>
      </w:hyperlink>
    </w:p>
    <w:p w14:paraId="70C28D59" w14:textId="74C29431" w:rsidR="009B0E14" w:rsidRPr="002F396F" w:rsidRDefault="001A5ECD">
      <w:pPr>
        <w:pStyle w:val="TDC1"/>
        <w:rPr>
          <w:rFonts w:ascii="Calibri" w:eastAsia="Times New Roman" w:hAnsi="Calibri"/>
          <w:b w:val="0"/>
          <w:sz w:val="22"/>
          <w:szCs w:val="22"/>
          <w:lang w:eastAsia="ca-ES"/>
        </w:rPr>
      </w:pPr>
      <w:hyperlink w:anchor="_Toc53932284" w:history="1">
        <w:r w:rsidR="009B0E14" w:rsidRPr="00F64DD7">
          <w:rPr>
            <w:rStyle w:val="Hipervnculo"/>
          </w:rPr>
          <w:t>2.</w:t>
        </w:r>
        <w:r w:rsidR="009B0E14" w:rsidRPr="002F396F">
          <w:rPr>
            <w:rFonts w:ascii="Calibri" w:eastAsia="Times New Roman" w:hAnsi="Calibri"/>
            <w:b w:val="0"/>
            <w:sz w:val="22"/>
            <w:szCs w:val="22"/>
            <w:lang w:eastAsia="ca-ES"/>
          </w:rPr>
          <w:tab/>
        </w:r>
        <w:r w:rsidR="009B0E14" w:rsidRPr="00F64DD7">
          <w:rPr>
            <w:rStyle w:val="Hipervnculo"/>
          </w:rPr>
          <w:t>Descripció del Dataset</w:t>
        </w:r>
        <w:r w:rsidR="009B0E14">
          <w:rPr>
            <w:webHidden/>
          </w:rPr>
          <w:tab/>
        </w:r>
        <w:r w:rsidR="009B0E14">
          <w:rPr>
            <w:webHidden/>
          </w:rPr>
          <w:fldChar w:fldCharType="begin"/>
        </w:r>
        <w:r w:rsidR="009B0E14">
          <w:rPr>
            <w:webHidden/>
          </w:rPr>
          <w:instrText xml:space="preserve"> PAGEREF _Toc53932284 \h </w:instrText>
        </w:r>
        <w:r w:rsidR="009B0E14">
          <w:rPr>
            <w:webHidden/>
          </w:rPr>
        </w:r>
        <w:r w:rsidR="009B0E14">
          <w:rPr>
            <w:webHidden/>
          </w:rPr>
          <w:fldChar w:fldCharType="separate"/>
        </w:r>
        <w:r w:rsidR="009B0E14">
          <w:rPr>
            <w:webHidden/>
          </w:rPr>
          <w:t>6</w:t>
        </w:r>
        <w:r w:rsidR="009B0E14">
          <w:rPr>
            <w:webHidden/>
          </w:rPr>
          <w:fldChar w:fldCharType="end"/>
        </w:r>
      </w:hyperlink>
    </w:p>
    <w:p w14:paraId="72B5881D" w14:textId="444DBA55" w:rsidR="009B0E14" w:rsidRPr="002F396F" w:rsidRDefault="001A5ECD">
      <w:pPr>
        <w:pStyle w:val="TDC1"/>
        <w:rPr>
          <w:rFonts w:ascii="Calibri" w:eastAsia="Times New Roman" w:hAnsi="Calibri"/>
          <w:b w:val="0"/>
          <w:sz w:val="22"/>
          <w:szCs w:val="22"/>
          <w:lang w:eastAsia="ca-ES"/>
        </w:rPr>
      </w:pPr>
      <w:hyperlink w:anchor="_Toc53932285" w:history="1">
        <w:r w:rsidR="009B0E14" w:rsidRPr="00F64DD7">
          <w:rPr>
            <w:rStyle w:val="Hipervnculo"/>
          </w:rPr>
          <w:t>3.</w:t>
        </w:r>
        <w:r w:rsidR="009B0E14" w:rsidRPr="002F396F">
          <w:rPr>
            <w:rFonts w:ascii="Calibri" w:eastAsia="Times New Roman" w:hAnsi="Calibri"/>
            <w:b w:val="0"/>
            <w:sz w:val="22"/>
            <w:szCs w:val="22"/>
            <w:lang w:eastAsia="ca-ES"/>
          </w:rPr>
          <w:tab/>
        </w:r>
        <w:r w:rsidR="009B0E14" w:rsidRPr="00F64DD7">
          <w:rPr>
            <w:rStyle w:val="Hipervnculo"/>
          </w:rPr>
          <w:t>Llicencia, codi i registre del dataset</w:t>
        </w:r>
        <w:r w:rsidR="009B0E14">
          <w:rPr>
            <w:webHidden/>
          </w:rPr>
          <w:tab/>
        </w:r>
        <w:r w:rsidR="009B0E14">
          <w:rPr>
            <w:webHidden/>
          </w:rPr>
          <w:fldChar w:fldCharType="begin"/>
        </w:r>
        <w:r w:rsidR="009B0E14">
          <w:rPr>
            <w:webHidden/>
          </w:rPr>
          <w:instrText xml:space="preserve"> PAGEREF _Toc53932285 \h </w:instrText>
        </w:r>
        <w:r w:rsidR="009B0E14">
          <w:rPr>
            <w:webHidden/>
          </w:rPr>
        </w:r>
        <w:r w:rsidR="009B0E14">
          <w:rPr>
            <w:webHidden/>
          </w:rPr>
          <w:fldChar w:fldCharType="separate"/>
        </w:r>
        <w:r w:rsidR="009B0E14">
          <w:rPr>
            <w:webHidden/>
          </w:rPr>
          <w:t>8</w:t>
        </w:r>
        <w:r w:rsidR="009B0E14">
          <w:rPr>
            <w:webHidden/>
          </w:rPr>
          <w:fldChar w:fldCharType="end"/>
        </w:r>
      </w:hyperlink>
    </w:p>
    <w:p w14:paraId="3933C4C9" w14:textId="5F40712B" w:rsidR="009B0E14" w:rsidRPr="002F396F" w:rsidRDefault="001A5ECD">
      <w:pPr>
        <w:pStyle w:val="TDC1"/>
        <w:rPr>
          <w:rFonts w:ascii="Calibri" w:eastAsia="Times New Roman" w:hAnsi="Calibri"/>
          <w:b w:val="0"/>
          <w:sz w:val="22"/>
          <w:szCs w:val="22"/>
          <w:lang w:eastAsia="ca-ES"/>
        </w:rPr>
      </w:pPr>
      <w:hyperlink w:anchor="_Toc53932286" w:history="1">
        <w:r w:rsidR="009B0E14" w:rsidRPr="00F64DD7">
          <w:rPr>
            <w:rStyle w:val="Hipervnculo"/>
          </w:rPr>
          <w:t>4.</w:t>
        </w:r>
        <w:r w:rsidR="009B0E14" w:rsidRPr="002F396F">
          <w:rPr>
            <w:rFonts w:ascii="Calibri" w:eastAsia="Times New Roman" w:hAnsi="Calibri"/>
            <w:b w:val="0"/>
            <w:sz w:val="22"/>
            <w:szCs w:val="22"/>
            <w:lang w:eastAsia="ca-ES"/>
          </w:rPr>
          <w:tab/>
        </w:r>
        <w:r w:rsidR="009B0E14" w:rsidRPr="00F64DD7">
          <w:rPr>
            <w:rStyle w:val="Hipervnculo"/>
          </w:rPr>
          <w:t>Referencies</w:t>
        </w:r>
        <w:r w:rsidR="009B0E14">
          <w:rPr>
            <w:webHidden/>
          </w:rPr>
          <w:tab/>
        </w:r>
        <w:r w:rsidR="009B0E14">
          <w:rPr>
            <w:webHidden/>
          </w:rPr>
          <w:fldChar w:fldCharType="begin"/>
        </w:r>
        <w:r w:rsidR="009B0E14">
          <w:rPr>
            <w:webHidden/>
          </w:rPr>
          <w:instrText xml:space="preserve"> PAGEREF _Toc53932286 \h </w:instrText>
        </w:r>
        <w:r w:rsidR="009B0E14">
          <w:rPr>
            <w:webHidden/>
          </w:rPr>
        </w:r>
        <w:r w:rsidR="009B0E14">
          <w:rPr>
            <w:webHidden/>
          </w:rPr>
          <w:fldChar w:fldCharType="separate"/>
        </w:r>
        <w:r w:rsidR="009B0E14">
          <w:rPr>
            <w:webHidden/>
          </w:rPr>
          <w:t>9</w:t>
        </w:r>
        <w:r w:rsidR="009B0E14">
          <w:rPr>
            <w:webHidden/>
          </w:rPr>
          <w:fldChar w:fldCharType="end"/>
        </w:r>
      </w:hyperlink>
    </w:p>
    <w:p w14:paraId="12111D6D" w14:textId="3C24D9F2" w:rsidR="009B0E14" w:rsidRPr="002F396F" w:rsidRDefault="001A5ECD">
      <w:pPr>
        <w:pStyle w:val="TDC1"/>
        <w:rPr>
          <w:rFonts w:ascii="Calibri" w:eastAsia="Times New Roman" w:hAnsi="Calibri"/>
          <w:b w:val="0"/>
          <w:sz w:val="22"/>
          <w:szCs w:val="22"/>
          <w:lang w:eastAsia="ca-ES"/>
        </w:rPr>
      </w:pPr>
      <w:hyperlink w:anchor="_Toc53932287" w:history="1">
        <w:r w:rsidR="009B0E14" w:rsidRPr="00F64DD7">
          <w:rPr>
            <w:rStyle w:val="Hipervnculo"/>
          </w:rPr>
          <w:t>5.</w:t>
        </w:r>
        <w:r w:rsidR="009B0E14" w:rsidRPr="002F396F">
          <w:rPr>
            <w:rFonts w:ascii="Calibri" w:eastAsia="Times New Roman" w:hAnsi="Calibri"/>
            <w:b w:val="0"/>
            <w:sz w:val="22"/>
            <w:szCs w:val="22"/>
            <w:lang w:eastAsia="ca-ES"/>
          </w:rPr>
          <w:tab/>
        </w:r>
        <w:r w:rsidR="009B0E14" w:rsidRPr="00F64DD7">
          <w:rPr>
            <w:rStyle w:val="Hipervnculo"/>
          </w:rPr>
          <w:t>Contribucions</w:t>
        </w:r>
        <w:r w:rsidR="009B0E14">
          <w:rPr>
            <w:webHidden/>
          </w:rPr>
          <w:tab/>
        </w:r>
        <w:r w:rsidR="009B0E14">
          <w:rPr>
            <w:webHidden/>
          </w:rPr>
          <w:fldChar w:fldCharType="begin"/>
        </w:r>
        <w:r w:rsidR="009B0E14">
          <w:rPr>
            <w:webHidden/>
          </w:rPr>
          <w:instrText xml:space="preserve"> PAGEREF _Toc53932287 \h </w:instrText>
        </w:r>
        <w:r w:rsidR="009B0E14">
          <w:rPr>
            <w:webHidden/>
          </w:rPr>
        </w:r>
        <w:r w:rsidR="009B0E14">
          <w:rPr>
            <w:webHidden/>
          </w:rPr>
          <w:fldChar w:fldCharType="separate"/>
        </w:r>
        <w:r w:rsidR="009B0E14">
          <w:rPr>
            <w:webHidden/>
          </w:rPr>
          <w:t>9</w:t>
        </w:r>
        <w:r w:rsidR="009B0E14">
          <w:rPr>
            <w:webHidden/>
          </w:rPr>
          <w:fldChar w:fldCharType="end"/>
        </w:r>
      </w:hyperlink>
    </w:p>
    <w:p w14:paraId="50F2A4F1" w14:textId="35A2A03C" w:rsidR="0060098F" w:rsidRPr="00F314DF" w:rsidRDefault="0060098F" w:rsidP="00F04F0C">
      <w:pPr>
        <w:pStyle w:val="TDC1"/>
        <w:rPr>
          <w:rFonts w:ascii="Calibri" w:hAnsi="Calibri" w:cs="Calibri"/>
          <w:lang w:val="es-ES"/>
        </w:rPr>
      </w:pPr>
      <w:r w:rsidRPr="00F314DF">
        <w:rPr>
          <w:rFonts w:ascii="Calibri" w:hAnsi="Calibri" w:cs="Calibri"/>
          <w:lang w:val="es-ES"/>
        </w:rPr>
        <w:fldChar w:fldCharType="end"/>
      </w:r>
    </w:p>
    <w:p w14:paraId="07AE83E7" w14:textId="77777777" w:rsidR="0060098F" w:rsidRPr="00F314DF" w:rsidRDefault="0060098F" w:rsidP="00CD3985">
      <w:pPr>
        <w:rPr>
          <w:rFonts w:ascii="Calibri" w:hAnsi="Calibri" w:cs="Calibri"/>
          <w:lang w:val="es-ES"/>
        </w:rPr>
      </w:pPr>
    </w:p>
    <w:p w14:paraId="4D06D9EF" w14:textId="77777777" w:rsidR="0060098F" w:rsidRPr="00F314DF" w:rsidRDefault="0060098F" w:rsidP="006C627B">
      <w:pPr>
        <w:rPr>
          <w:lang w:val="es-ES"/>
        </w:rPr>
      </w:pPr>
      <w:r w:rsidRPr="00F314DF">
        <w:rPr>
          <w:lang w:val="es-ES"/>
        </w:rPr>
        <w:br w:type="page"/>
      </w:r>
      <w:bookmarkStart w:id="27" w:name="_Toc78709839"/>
    </w:p>
    <w:p w14:paraId="1AE37553" w14:textId="32900E7B" w:rsidR="0060098F" w:rsidRDefault="0060098F" w:rsidP="00DD5A6A">
      <w:pPr>
        <w:pStyle w:val="Subhead1"/>
      </w:pPr>
      <w:bookmarkStart w:id="28" w:name="_Toc53932283"/>
      <w:bookmarkEnd w:id="27"/>
      <w:proofErr w:type="spellStart"/>
      <w:r w:rsidRPr="00F314DF">
        <w:lastRenderedPageBreak/>
        <w:t>Introducció</w:t>
      </w:r>
      <w:proofErr w:type="spellEnd"/>
      <w:r w:rsidR="00D26230">
        <w:t xml:space="preserve"> </w:t>
      </w:r>
      <w:r w:rsidR="00E30F81">
        <w:t>i</w:t>
      </w:r>
      <w:r w:rsidR="00D26230">
        <w:t xml:space="preserve"> </w:t>
      </w:r>
      <w:proofErr w:type="spellStart"/>
      <w:r w:rsidR="00D26230">
        <w:t>context</w:t>
      </w:r>
      <w:r w:rsidR="00E30F81">
        <w:t>e</w:t>
      </w:r>
      <w:bookmarkEnd w:id="28"/>
      <w:proofErr w:type="spellEnd"/>
    </w:p>
    <w:p w14:paraId="2318C047" w14:textId="34456E7E" w:rsidR="0060098F" w:rsidRDefault="0060098F" w:rsidP="00E808B3">
      <w:pPr>
        <w:rPr>
          <w:lang w:val="es-ES_tradnl"/>
        </w:rPr>
      </w:pPr>
    </w:p>
    <w:p w14:paraId="2DBBC1C7" w14:textId="77777777" w:rsidR="0003560F" w:rsidRDefault="00D83B8A" w:rsidP="00AF47E5">
      <w:pPr>
        <w:ind w:left="360"/>
        <w:jc w:val="both"/>
        <w:rPr>
          <w:lang w:val="es-ES_tradnl"/>
        </w:rPr>
      </w:pPr>
      <w:r>
        <w:rPr>
          <w:lang w:val="es-ES_tradnl"/>
        </w:rPr>
        <w:t xml:space="preserve">Qui no ha </w:t>
      </w:r>
      <w:proofErr w:type="spellStart"/>
      <w:r>
        <w:rPr>
          <w:lang w:val="es-ES_tradnl"/>
        </w:rPr>
        <w:t>passat</w:t>
      </w:r>
      <w:proofErr w:type="spellEnd"/>
      <w:r>
        <w:rPr>
          <w:lang w:val="es-ES_tradnl"/>
        </w:rPr>
        <w:t xml:space="preserve"> una tarda en una agencia de </w:t>
      </w:r>
      <w:proofErr w:type="spellStart"/>
      <w:r>
        <w:rPr>
          <w:lang w:val="es-ES_tradnl"/>
        </w:rPr>
        <w:t>viatges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planejant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seves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properes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vacances</w:t>
      </w:r>
      <w:proofErr w:type="spellEnd"/>
      <w:r>
        <w:rPr>
          <w:lang w:val="es-ES_tradnl"/>
        </w:rPr>
        <w:t xml:space="preserve">, o </w:t>
      </w:r>
      <w:r w:rsidR="00A56906">
        <w:rPr>
          <w:lang w:val="es-ES_tradnl"/>
        </w:rPr>
        <w:t xml:space="preserve">ha </w:t>
      </w:r>
      <w:proofErr w:type="spellStart"/>
      <w:r w:rsidR="00A56906">
        <w:rPr>
          <w:lang w:val="es-ES_tradnl"/>
        </w:rPr>
        <w:t>anat</w:t>
      </w:r>
      <w:proofErr w:type="spellEnd"/>
      <w:r w:rsidR="00A56906">
        <w:rPr>
          <w:lang w:val="es-ES_tradnl"/>
        </w:rPr>
        <w:t xml:space="preserve"> a les </w:t>
      </w:r>
      <w:proofErr w:type="spellStart"/>
      <w:r w:rsidR="00A56906">
        <w:rPr>
          <w:lang w:val="es-ES_tradnl"/>
        </w:rPr>
        <w:t>guixetes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d’un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teatre</w:t>
      </w:r>
      <w:proofErr w:type="spellEnd"/>
      <w:r w:rsidR="00A56906">
        <w:rPr>
          <w:lang w:val="es-ES_tradnl"/>
        </w:rPr>
        <w:t xml:space="preserve"> per comprar les </w:t>
      </w:r>
      <w:proofErr w:type="spellStart"/>
      <w:r w:rsidR="00A56906">
        <w:rPr>
          <w:lang w:val="es-ES_tradnl"/>
        </w:rPr>
        <w:t>entrades</w:t>
      </w:r>
      <w:proofErr w:type="spellEnd"/>
      <w:r w:rsidR="00A56906">
        <w:rPr>
          <w:lang w:val="es-ES_tradnl"/>
        </w:rPr>
        <w:t xml:space="preserve"> per aquella obra de </w:t>
      </w:r>
      <w:proofErr w:type="spellStart"/>
      <w:r w:rsidR="00A56906">
        <w:rPr>
          <w:lang w:val="es-ES_tradnl"/>
        </w:rPr>
        <w:t>cap</w:t>
      </w:r>
      <w:proofErr w:type="spellEnd"/>
      <w:r w:rsidR="00A56906">
        <w:rPr>
          <w:lang w:val="es-ES_tradnl"/>
        </w:rPr>
        <w:t xml:space="preserve"> de semana, o al </w:t>
      </w:r>
      <w:proofErr w:type="spellStart"/>
      <w:r w:rsidR="00A56906">
        <w:rPr>
          <w:lang w:val="es-ES_tradnl"/>
        </w:rPr>
        <w:t>punt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d’informació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d’un</w:t>
      </w:r>
      <w:proofErr w:type="spellEnd"/>
      <w:r w:rsidR="00A56906">
        <w:rPr>
          <w:lang w:val="es-ES_tradnl"/>
        </w:rPr>
        <w:t xml:space="preserve"> gran centre comercial i </w:t>
      </w:r>
      <w:proofErr w:type="spellStart"/>
      <w:r w:rsidR="00A56906">
        <w:rPr>
          <w:lang w:val="es-ES_tradnl"/>
        </w:rPr>
        <w:t>fer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cua</w:t>
      </w:r>
      <w:proofErr w:type="spellEnd"/>
      <w:r w:rsidR="00A56906">
        <w:rPr>
          <w:lang w:val="es-ES_tradnl"/>
        </w:rPr>
        <w:t xml:space="preserve"> per comprar aquella entrada de </w:t>
      </w:r>
      <w:proofErr w:type="spellStart"/>
      <w:r w:rsidR="00A56906">
        <w:rPr>
          <w:lang w:val="es-ES_tradnl"/>
        </w:rPr>
        <w:t>concert</w:t>
      </w:r>
      <w:proofErr w:type="spellEnd"/>
      <w:r w:rsidR="00A56906">
        <w:rPr>
          <w:lang w:val="es-ES_tradnl"/>
        </w:rPr>
        <w:t xml:space="preserve"> tan </w:t>
      </w:r>
      <w:proofErr w:type="spellStart"/>
      <w:r w:rsidR="00A56906">
        <w:rPr>
          <w:lang w:val="es-ES_tradnl"/>
        </w:rPr>
        <w:t>dessitjada</w:t>
      </w:r>
      <w:proofErr w:type="spellEnd"/>
      <w:r w:rsidR="00A56906">
        <w:rPr>
          <w:lang w:val="es-ES_tradnl"/>
        </w:rPr>
        <w:t xml:space="preserve">…. Fa </w:t>
      </w:r>
      <w:proofErr w:type="spellStart"/>
      <w:r w:rsidR="0003560F">
        <w:rPr>
          <w:lang w:val="es-ES_tradnl"/>
        </w:rPr>
        <w:t>molts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anys</w:t>
      </w:r>
      <w:proofErr w:type="spellEnd"/>
      <w:r w:rsidR="00A56906">
        <w:rPr>
          <w:lang w:val="es-ES_tradnl"/>
        </w:rPr>
        <w:t xml:space="preserve"> </w:t>
      </w:r>
      <w:r w:rsidR="0003560F">
        <w:rPr>
          <w:lang w:val="es-ES_tradnl"/>
        </w:rPr>
        <w:t xml:space="preserve">que la dinámica habitual de compra online es va </w:t>
      </w:r>
      <w:proofErr w:type="spellStart"/>
      <w:r w:rsidR="0003560F">
        <w:rPr>
          <w:lang w:val="es-ES_tradnl"/>
        </w:rPr>
        <w:t>anar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imposant</w:t>
      </w:r>
      <w:proofErr w:type="spellEnd"/>
      <w:r w:rsidR="0003560F">
        <w:rPr>
          <w:lang w:val="es-ES_tradnl"/>
        </w:rPr>
        <w:t xml:space="preserve"> a la </w:t>
      </w:r>
      <w:proofErr w:type="spellStart"/>
      <w:r w:rsidR="0003560F">
        <w:rPr>
          <w:lang w:val="es-ES_tradnl"/>
        </w:rPr>
        <w:t>societat</w:t>
      </w:r>
      <w:proofErr w:type="spellEnd"/>
      <w:r w:rsidR="0003560F">
        <w:rPr>
          <w:lang w:val="es-ES_tradnl"/>
        </w:rPr>
        <w:t xml:space="preserve">, i mica en mica el </w:t>
      </w:r>
      <w:proofErr w:type="spellStart"/>
      <w:r w:rsidR="0003560F">
        <w:rPr>
          <w:lang w:val="es-ES_tradnl"/>
        </w:rPr>
        <w:t>fet</w:t>
      </w:r>
      <w:proofErr w:type="spellEnd"/>
      <w:r w:rsidR="0003560F">
        <w:rPr>
          <w:lang w:val="es-ES_tradnl"/>
        </w:rPr>
        <w:t xml:space="preserve"> de </w:t>
      </w:r>
      <w:proofErr w:type="spellStart"/>
      <w:r w:rsidR="00A56906">
        <w:rPr>
          <w:lang w:val="es-ES_tradnl"/>
        </w:rPr>
        <w:t>perdre</w:t>
      </w:r>
      <w:proofErr w:type="spellEnd"/>
      <w:r w:rsidR="00A56906">
        <w:rPr>
          <w:lang w:val="es-ES_tradnl"/>
        </w:rPr>
        <w:t xml:space="preserve"> un </w:t>
      </w:r>
      <w:proofErr w:type="spellStart"/>
      <w:r w:rsidR="00A56906">
        <w:rPr>
          <w:lang w:val="es-ES_tradnl"/>
        </w:rPr>
        <w:t>temps</w:t>
      </w:r>
      <w:proofErr w:type="spellEnd"/>
      <w:r w:rsidR="00A56906">
        <w:rPr>
          <w:lang w:val="es-ES_tradnl"/>
        </w:rPr>
        <w:t xml:space="preserve"> </w:t>
      </w:r>
      <w:proofErr w:type="spellStart"/>
      <w:r w:rsidR="00A56906">
        <w:rPr>
          <w:lang w:val="es-ES_tradnl"/>
        </w:rPr>
        <w:t>fora</w:t>
      </w:r>
      <w:proofErr w:type="spellEnd"/>
      <w:r w:rsidR="00A56906">
        <w:rPr>
          <w:lang w:val="es-ES_tradnl"/>
        </w:rPr>
        <w:t xml:space="preserve"> de casa</w:t>
      </w:r>
      <w:r w:rsidR="0003560F">
        <w:rPr>
          <w:lang w:val="es-ES_tradnl"/>
        </w:rPr>
        <w:t xml:space="preserve"> (</w:t>
      </w:r>
      <w:proofErr w:type="spellStart"/>
      <w:r w:rsidR="0003560F">
        <w:rPr>
          <w:lang w:val="es-ES_tradnl"/>
        </w:rPr>
        <w:t>molts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cops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temps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molt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ampli</w:t>
      </w:r>
      <w:proofErr w:type="spellEnd"/>
      <w:r w:rsidR="0003560F">
        <w:rPr>
          <w:lang w:val="es-ES_tradnl"/>
        </w:rPr>
        <w:t xml:space="preserve">) </w:t>
      </w:r>
      <w:proofErr w:type="spellStart"/>
      <w:r w:rsidR="0003560F">
        <w:rPr>
          <w:lang w:val="es-ES_tradnl"/>
        </w:rPr>
        <w:t>fent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aquestes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gestions</w:t>
      </w:r>
      <w:proofErr w:type="spellEnd"/>
      <w:r w:rsidR="00A56906">
        <w:rPr>
          <w:lang w:val="es-ES_tradnl"/>
        </w:rPr>
        <w:t xml:space="preserve"> per comprar cultura</w:t>
      </w:r>
      <w:r w:rsidR="0003560F">
        <w:rPr>
          <w:lang w:val="es-ES_tradnl"/>
        </w:rPr>
        <w:t xml:space="preserve"> va </w:t>
      </w:r>
      <w:proofErr w:type="spellStart"/>
      <w:r w:rsidR="0003560F">
        <w:rPr>
          <w:lang w:val="es-ES_tradnl"/>
        </w:rPr>
        <w:t>anar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donant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pas</w:t>
      </w:r>
      <w:proofErr w:type="spellEnd"/>
      <w:r w:rsidR="0003560F">
        <w:rPr>
          <w:lang w:val="es-ES_tradnl"/>
        </w:rPr>
        <w:t xml:space="preserve"> a un sistema </w:t>
      </w:r>
      <w:proofErr w:type="spellStart"/>
      <w:r w:rsidR="0003560F">
        <w:rPr>
          <w:lang w:val="es-ES_tradnl"/>
        </w:rPr>
        <w:t>més</w:t>
      </w:r>
      <w:proofErr w:type="spellEnd"/>
      <w:r w:rsidR="0003560F">
        <w:rPr>
          <w:lang w:val="es-ES_tradnl"/>
        </w:rPr>
        <w:t xml:space="preserve"> </w:t>
      </w:r>
      <w:proofErr w:type="spellStart"/>
      <w:r w:rsidR="0003560F">
        <w:rPr>
          <w:lang w:val="es-ES_tradnl"/>
        </w:rPr>
        <w:t>còmode</w:t>
      </w:r>
      <w:proofErr w:type="spellEnd"/>
      <w:r w:rsidR="0003560F">
        <w:rPr>
          <w:lang w:val="es-ES_tradnl"/>
        </w:rPr>
        <w:t xml:space="preserve"> per les persones a base de clics des del </w:t>
      </w:r>
      <w:proofErr w:type="spellStart"/>
      <w:r w:rsidR="0003560F">
        <w:rPr>
          <w:lang w:val="es-ES_tradnl"/>
        </w:rPr>
        <w:t>sofà</w:t>
      </w:r>
      <w:proofErr w:type="spellEnd"/>
      <w:r w:rsidR="0003560F">
        <w:rPr>
          <w:lang w:val="es-ES_tradnl"/>
        </w:rPr>
        <w:t xml:space="preserve">, des de </w:t>
      </w:r>
      <w:proofErr w:type="spellStart"/>
      <w:r w:rsidR="0003560F">
        <w:rPr>
          <w:lang w:val="es-ES_tradnl"/>
        </w:rPr>
        <w:t>l’ordinador</w:t>
      </w:r>
      <w:proofErr w:type="spellEnd"/>
      <w:r w:rsidR="0003560F">
        <w:rPr>
          <w:lang w:val="es-ES_tradnl"/>
        </w:rPr>
        <w:t xml:space="preserve">, des del </w:t>
      </w:r>
      <w:proofErr w:type="spellStart"/>
      <w:r w:rsidR="0003560F">
        <w:rPr>
          <w:lang w:val="es-ES_tradnl"/>
        </w:rPr>
        <w:t>mòbil</w:t>
      </w:r>
      <w:proofErr w:type="spellEnd"/>
      <w:r w:rsidR="00A56906">
        <w:rPr>
          <w:lang w:val="es-ES_tradnl"/>
        </w:rPr>
        <w:t>…</w:t>
      </w:r>
    </w:p>
    <w:p w14:paraId="4F7003A9" w14:textId="77777777" w:rsidR="0003560F" w:rsidRDefault="0003560F" w:rsidP="00AF47E5">
      <w:pPr>
        <w:ind w:left="360"/>
        <w:jc w:val="both"/>
        <w:rPr>
          <w:lang w:val="es-ES_tradnl"/>
        </w:rPr>
      </w:pPr>
    </w:p>
    <w:p w14:paraId="6DEBA080" w14:textId="1705AAA4" w:rsidR="00D83B8A" w:rsidRDefault="00A56906" w:rsidP="00AF47E5">
      <w:pPr>
        <w:ind w:left="360"/>
        <w:jc w:val="both"/>
        <w:rPr>
          <w:lang w:val="es-ES_tradnl"/>
        </w:rPr>
      </w:pPr>
      <w:proofErr w:type="spellStart"/>
      <w:r>
        <w:rPr>
          <w:lang w:val="es-ES_tradnl"/>
        </w:rPr>
        <w:t>Avui</w:t>
      </w:r>
      <w:proofErr w:type="spellEnd"/>
      <w:r>
        <w:rPr>
          <w:lang w:val="es-ES_tradnl"/>
        </w:rPr>
        <w:t xml:space="preserve"> día, </w:t>
      </w:r>
      <w:proofErr w:type="spellStart"/>
      <w:r>
        <w:rPr>
          <w:lang w:val="es-ES_tradnl"/>
        </w:rPr>
        <w:t>això</w:t>
      </w:r>
      <w:proofErr w:type="spellEnd"/>
      <w:r>
        <w:rPr>
          <w:lang w:val="es-ES_tradnl"/>
        </w:rPr>
        <w:t xml:space="preserve"> es </w:t>
      </w:r>
      <w:proofErr w:type="spellStart"/>
      <w:r>
        <w:rPr>
          <w:lang w:val="es-ES_tradnl"/>
        </w:rPr>
        <w:t>pot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fer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cop</w:t>
      </w:r>
      <w:proofErr w:type="spellEnd"/>
      <w:r>
        <w:rPr>
          <w:lang w:val="es-ES_tradnl"/>
        </w:rPr>
        <w:t xml:space="preserve"> de clic a través de </w:t>
      </w:r>
      <w:proofErr w:type="spellStart"/>
      <w:r>
        <w:rPr>
          <w:lang w:val="es-ES_tradnl"/>
        </w:rPr>
        <w:t>plataformes</w:t>
      </w:r>
      <w:proofErr w:type="spellEnd"/>
      <w:r>
        <w:rPr>
          <w:lang w:val="es-ES_tradnl"/>
        </w:rPr>
        <w:t xml:space="preserve"> del sector del </w:t>
      </w:r>
      <w:proofErr w:type="spellStart"/>
      <w:r>
        <w:rPr>
          <w:lang w:val="es-ES_tradnl"/>
        </w:rPr>
        <w:t>ticketing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qualsevol</w:t>
      </w:r>
      <w:proofErr w:type="spellEnd"/>
      <w:r>
        <w:rPr>
          <w:lang w:val="es-ES_tradnl"/>
        </w:rPr>
        <w:t xml:space="preserve"> sector </w:t>
      </w:r>
      <w:proofErr w:type="spellStart"/>
      <w:r>
        <w:rPr>
          <w:lang w:val="es-ES_tradnl"/>
        </w:rPr>
        <w:t>d’oci</w:t>
      </w:r>
      <w:proofErr w:type="spellEnd"/>
      <w:r>
        <w:rPr>
          <w:lang w:val="es-ES_tradnl"/>
        </w:rPr>
        <w:t xml:space="preserve">, cultura, </w:t>
      </w:r>
      <w:proofErr w:type="spellStart"/>
      <w:r>
        <w:rPr>
          <w:lang w:val="es-ES_tradnl"/>
        </w:rPr>
        <w:t>esports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etc</w:t>
      </w:r>
      <w:proofErr w:type="spellEnd"/>
      <w:r>
        <w:rPr>
          <w:lang w:val="es-ES_tradnl"/>
        </w:rPr>
        <w:t>…</w:t>
      </w:r>
    </w:p>
    <w:p w14:paraId="3C67175F" w14:textId="77777777" w:rsidR="00A56906" w:rsidRDefault="00A56906" w:rsidP="00AF47E5">
      <w:pPr>
        <w:ind w:left="360"/>
        <w:jc w:val="both"/>
        <w:rPr>
          <w:lang w:val="es-ES_tradnl"/>
        </w:rPr>
      </w:pPr>
    </w:p>
    <w:p w14:paraId="5CE1D883" w14:textId="24C6EDEC" w:rsidR="00A56906" w:rsidRDefault="00A56906" w:rsidP="00AF47E5">
      <w:pPr>
        <w:ind w:left="360"/>
        <w:jc w:val="both"/>
        <w:rPr>
          <w:lang w:val="es-ES_tradnl"/>
        </w:rPr>
      </w:pPr>
      <w:r>
        <w:rPr>
          <w:lang w:val="es-ES_tradnl"/>
        </w:rPr>
        <w:t xml:space="preserve">La idea </w:t>
      </w:r>
      <w:proofErr w:type="spellStart"/>
      <w:r>
        <w:rPr>
          <w:lang w:val="es-ES_tradnl"/>
        </w:rPr>
        <w:t>d’aquesta</w:t>
      </w:r>
      <w:proofErr w:type="spellEnd"/>
      <w:r>
        <w:rPr>
          <w:lang w:val="es-ES_tradnl"/>
        </w:rPr>
        <w:t xml:space="preserve"> práctica </w:t>
      </w:r>
      <w:proofErr w:type="spellStart"/>
      <w:r>
        <w:rPr>
          <w:lang w:val="es-ES_tradnl"/>
        </w:rPr>
        <w:t>és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realitzar</w:t>
      </w:r>
      <w:proofErr w:type="spellEnd"/>
      <w:r>
        <w:rPr>
          <w:lang w:val="es-ES_tradnl"/>
        </w:rPr>
        <w:t xml:space="preserve"> un </w:t>
      </w:r>
      <w:proofErr w:type="spellStart"/>
      <w:r>
        <w:rPr>
          <w:lang w:val="es-ES_tradnl"/>
        </w:rPr>
        <w:t>estudi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preus</w:t>
      </w:r>
      <w:proofErr w:type="spellEnd"/>
      <w:r>
        <w:rPr>
          <w:lang w:val="es-ES_tradnl"/>
        </w:rPr>
        <w:t xml:space="preserve"> en el sector del </w:t>
      </w:r>
      <w:proofErr w:type="spellStart"/>
      <w:r>
        <w:rPr>
          <w:lang w:val="es-ES_tradnl"/>
        </w:rPr>
        <w:t>ticketing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on</w:t>
      </w:r>
      <w:proofErr w:type="spellEnd"/>
      <w:r>
        <w:rPr>
          <w:lang w:val="es-ES_tradnl"/>
        </w:rPr>
        <w:t xml:space="preserve"> hi </w:t>
      </w:r>
      <w:proofErr w:type="spellStart"/>
      <w:r>
        <w:rPr>
          <w:lang w:val="es-ES_tradnl"/>
        </w:rPr>
        <w:t>podem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trobar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força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diversitat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segons</w:t>
      </w:r>
      <w:proofErr w:type="spellEnd"/>
      <w:r>
        <w:rPr>
          <w:lang w:val="es-ES_tradnl"/>
        </w:rPr>
        <w:t xml:space="preserve"> la tipología del </w:t>
      </w:r>
      <w:proofErr w:type="spellStart"/>
      <w:r>
        <w:rPr>
          <w:lang w:val="es-ES_tradnl"/>
        </w:rPr>
        <w:t>esdeveniments</w:t>
      </w:r>
      <w:proofErr w:type="spellEnd"/>
      <w:r w:rsidR="00AF47E5">
        <w:rPr>
          <w:lang w:val="es-ES_tradnl"/>
        </w:rPr>
        <w:t>,</w:t>
      </w:r>
      <w:r>
        <w:rPr>
          <w:lang w:val="es-ES_tradnl"/>
        </w:rPr>
        <w:t xml:space="preserve"> i també </w:t>
      </w:r>
      <w:proofErr w:type="spellStart"/>
      <w:r>
        <w:rPr>
          <w:lang w:val="es-ES_tradnl"/>
        </w:rPr>
        <w:t>dificultats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l’extracció</w:t>
      </w:r>
      <w:proofErr w:type="spellEnd"/>
      <w:r>
        <w:rPr>
          <w:lang w:val="es-ES_tradnl"/>
        </w:rPr>
        <w:t xml:space="preserve"> de la </w:t>
      </w:r>
      <w:proofErr w:type="spellStart"/>
      <w:r>
        <w:rPr>
          <w:lang w:val="es-ES_tradnl"/>
        </w:rPr>
        <w:t>informació</w:t>
      </w:r>
      <w:proofErr w:type="spellEnd"/>
      <w:r>
        <w:rPr>
          <w:lang w:val="es-ES_tradnl"/>
        </w:rPr>
        <w:t xml:space="preserve"> en </w:t>
      </w:r>
      <w:proofErr w:type="spellStart"/>
      <w:r>
        <w:rPr>
          <w:lang w:val="es-ES_tradnl"/>
        </w:rPr>
        <w:t>funció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controls</w:t>
      </w:r>
      <w:proofErr w:type="spellEnd"/>
      <w:r>
        <w:rPr>
          <w:lang w:val="es-ES_tradnl"/>
        </w:rPr>
        <w:t xml:space="preserve"> que </w:t>
      </w:r>
      <w:proofErr w:type="spellStart"/>
      <w:r>
        <w:rPr>
          <w:lang w:val="es-ES_tradnl"/>
        </w:rPr>
        <w:t>faci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cadascun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portals</w:t>
      </w:r>
      <w:proofErr w:type="spellEnd"/>
      <w:r>
        <w:rPr>
          <w:lang w:val="es-ES_tradnl"/>
        </w:rPr>
        <w:t>.</w:t>
      </w:r>
    </w:p>
    <w:p w14:paraId="5E85D83D" w14:textId="77777777" w:rsidR="00AF47E5" w:rsidRDefault="00AF47E5" w:rsidP="00AF47E5">
      <w:pPr>
        <w:ind w:left="360"/>
        <w:jc w:val="both"/>
        <w:rPr>
          <w:lang w:val="es-ES_tradnl"/>
        </w:rPr>
      </w:pPr>
    </w:p>
    <w:p w14:paraId="1DFFD018" w14:textId="3D847EF8" w:rsidR="00A819DA" w:rsidRDefault="00977B3C" w:rsidP="00A35B0D">
      <w:pPr>
        <w:ind w:left="360"/>
        <w:jc w:val="both"/>
        <w:rPr>
          <w:lang w:val="es-ES_tradnl"/>
        </w:rPr>
      </w:pPr>
      <w:proofErr w:type="spellStart"/>
      <w:r w:rsidRPr="00E96996">
        <w:rPr>
          <w:rFonts w:cs="Arial"/>
          <w:color w:val="000000"/>
          <w:lang w:val="es-ES"/>
          <w:rPrChange w:id="29" w:author="Jose Antonio Montero" w:date="2020-11-03T23:20:00Z">
            <w:rPr>
              <w:rFonts w:cs="Arial"/>
              <w:color w:val="000000"/>
              <w:lang w:val="en-US"/>
            </w:rPr>
          </w:rPrChange>
        </w:rPr>
        <w:t>L'objectiu</w:t>
      </w:r>
      <w:proofErr w:type="spellEnd"/>
      <w:r w:rsidRPr="00E96996">
        <w:rPr>
          <w:rFonts w:cs="Arial"/>
          <w:color w:val="000000"/>
          <w:lang w:val="es-ES"/>
          <w:rPrChange w:id="3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1" w:author="Jose Antonio Montero" w:date="2020-11-03T23:20:00Z">
            <w:rPr>
              <w:rFonts w:cs="Arial"/>
              <w:color w:val="000000"/>
              <w:lang w:val="en-US"/>
            </w:rPr>
          </w:rPrChange>
        </w:rPr>
        <w:t>d'aquesta</w:t>
      </w:r>
      <w:proofErr w:type="spellEnd"/>
      <w:r w:rsidRPr="00E96996">
        <w:rPr>
          <w:rFonts w:cs="Arial"/>
          <w:color w:val="000000"/>
          <w:lang w:val="es-ES"/>
          <w:rPrChange w:id="3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3" w:author="Jose Antonio Montero" w:date="2020-11-03T23:20:00Z">
            <w:rPr>
              <w:rFonts w:cs="Arial"/>
              <w:color w:val="000000"/>
              <w:lang w:val="en-US"/>
            </w:rPr>
          </w:rPrChange>
        </w:rPr>
        <w:t>activitat</w:t>
      </w:r>
      <w:proofErr w:type="spellEnd"/>
      <w:r w:rsidRPr="00E96996">
        <w:rPr>
          <w:rFonts w:cs="Arial"/>
          <w:color w:val="000000"/>
          <w:lang w:val="es-ES"/>
          <w:rPrChange w:id="3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r w:rsidR="004D362C" w:rsidRPr="00E96996">
        <w:rPr>
          <w:rFonts w:cs="Arial"/>
          <w:color w:val="000000"/>
          <w:lang w:val="es-ES"/>
          <w:rPrChange w:id="3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ha </w:t>
      </w:r>
      <w:proofErr w:type="spellStart"/>
      <w:r w:rsidR="004D362C" w:rsidRPr="00E96996">
        <w:rPr>
          <w:rFonts w:cs="Arial"/>
          <w:color w:val="000000"/>
          <w:lang w:val="es-ES"/>
          <w:rPrChange w:id="36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estat</w:t>
      </w:r>
      <w:proofErr w:type="spellEnd"/>
      <w:r w:rsidRPr="00E96996">
        <w:rPr>
          <w:rFonts w:cs="Arial"/>
          <w:color w:val="000000"/>
          <w:lang w:val="es-ES"/>
          <w:rPrChange w:id="3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la </w:t>
      </w:r>
      <w:proofErr w:type="spellStart"/>
      <w:r w:rsidRPr="00E96996">
        <w:rPr>
          <w:rFonts w:cs="Arial"/>
          <w:color w:val="000000"/>
          <w:lang w:val="es-ES"/>
          <w:rPrChange w:id="38" w:author="Jose Antonio Montero" w:date="2020-11-03T23:20:00Z">
            <w:rPr>
              <w:rFonts w:cs="Arial"/>
              <w:color w:val="000000"/>
              <w:lang w:val="en-US"/>
            </w:rPr>
          </w:rPrChange>
        </w:rPr>
        <w:t>creaci</w:t>
      </w:r>
      <w:r w:rsidR="00206957" w:rsidRPr="00E96996">
        <w:rPr>
          <w:rFonts w:cs="Arial"/>
          <w:color w:val="000000"/>
          <w:lang w:val="es-ES"/>
          <w:rPrChange w:id="39" w:author="Jose Antonio Montero" w:date="2020-11-03T23:20:00Z">
            <w:rPr>
              <w:rFonts w:cs="Arial"/>
              <w:color w:val="000000"/>
              <w:lang w:val="en-US"/>
            </w:rPr>
          </w:rPrChange>
        </w:rPr>
        <w:t>ó</w:t>
      </w:r>
      <w:proofErr w:type="spellEnd"/>
      <w:r w:rsidRPr="00E96996">
        <w:rPr>
          <w:rFonts w:cs="Arial"/>
          <w:color w:val="000000"/>
          <w:lang w:val="es-ES"/>
          <w:rPrChange w:id="4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41" w:author="Jose Antonio Montero" w:date="2020-11-03T23:20:00Z">
            <w:rPr>
              <w:rFonts w:cs="Arial"/>
              <w:color w:val="000000"/>
              <w:lang w:val="en-US"/>
            </w:rPr>
          </w:rPrChange>
        </w:rPr>
        <w:t>d'un</w:t>
      </w:r>
      <w:proofErr w:type="spellEnd"/>
      <w:r w:rsidRPr="00E96996">
        <w:rPr>
          <w:rFonts w:cs="Arial"/>
          <w:color w:val="000000"/>
          <w:lang w:val="es-ES"/>
          <w:rPrChange w:id="4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43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dataset</w:t>
      </w:r>
      <w:proofErr w:type="spellEnd"/>
      <w:r w:rsidRPr="00E96996">
        <w:rPr>
          <w:rFonts w:cs="Arial"/>
          <w:color w:val="000000"/>
          <w:lang w:val="es-ES"/>
          <w:rPrChange w:id="4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partir de les </w:t>
      </w:r>
      <w:proofErr w:type="spellStart"/>
      <w:r w:rsidRPr="00E96996">
        <w:rPr>
          <w:rFonts w:cs="Arial"/>
          <w:color w:val="000000"/>
          <w:lang w:val="es-ES"/>
          <w:rPrChange w:id="45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dades</w:t>
      </w:r>
      <w:proofErr w:type="spellEnd"/>
      <w:r>
        <w:rPr>
          <w:rFonts w:cs="Arial"/>
          <w:color w:val="000000"/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46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contingudes</w:t>
      </w:r>
      <w:proofErr w:type="spellEnd"/>
      <w:r w:rsidRPr="00E96996">
        <w:rPr>
          <w:rFonts w:cs="Arial"/>
          <w:color w:val="000000"/>
          <w:lang w:val="es-ES"/>
          <w:rPrChange w:id="4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r w:rsidR="00A35B0D" w:rsidRPr="00E96996">
        <w:rPr>
          <w:rFonts w:cs="Arial"/>
          <w:color w:val="000000"/>
          <w:lang w:val="es-ES"/>
          <w:rPrChange w:id="4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en </w:t>
      </w:r>
      <w:r w:rsidR="00F91A95">
        <w:rPr>
          <w:lang w:val="es-ES_tradnl"/>
        </w:rPr>
        <w:t xml:space="preserve">tres </w:t>
      </w:r>
      <w:proofErr w:type="spellStart"/>
      <w:r w:rsidR="00A35B0D">
        <w:rPr>
          <w:lang w:val="es-ES_tradnl"/>
        </w:rPr>
        <w:t>plataformes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F91A95">
        <w:rPr>
          <w:lang w:val="es-ES_tradnl"/>
        </w:rPr>
        <w:t>diferents</w:t>
      </w:r>
      <w:proofErr w:type="spellEnd"/>
      <w:r w:rsidR="00F91A95">
        <w:rPr>
          <w:lang w:val="es-ES_tradnl"/>
        </w:rPr>
        <w:t xml:space="preserve">, </w:t>
      </w:r>
      <w:r w:rsidR="00A35B0D">
        <w:rPr>
          <w:lang w:val="es-ES_tradnl"/>
        </w:rPr>
        <w:t xml:space="preserve">i </w:t>
      </w:r>
      <w:proofErr w:type="spellStart"/>
      <w:r w:rsidR="00F91A95">
        <w:rPr>
          <w:lang w:val="es-ES_tradnl"/>
        </w:rPr>
        <w:t>d’aquesta</w:t>
      </w:r>
      <w:proofErr w:type="spellEnd"/>
      <w:r w:rsidR="00F91A95">
        <w:rPr>
          <w:lang w:val="es-ES_tradnl"/>
        </w:rPr>
        <w:t xml:space="preserve"> manera, </w:t>
      </w:r>
      <w:proofErr w:type="spellStart"/>
      <w:r w:rsidR="00A35B0D">
        <w:rPr>
          <w:lang w:val="es-ES_tradnl"/>
        </w:rPr>
        <w:t>extreure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informació</w:t>
      </w:r>
      <w:proofErr w:type="spellEnd"/>
      <w:r w:rsidR="00A35B0D">
        <w:rPr>
          <w:lang w:val="es-ES_tradnl"/>
        </w:rPr>
        <w:t xml:space="preserve"> de </w:t>
      </w:r>
      <w:proofErr w:type="spellStart"/>
      <w:r w:rsidR="00A35B0D">
        <w:rPr>
          <w:lang w:val="es-ES_tradnl"/>
        </w:rPr>
        <w:t>preus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d’alguns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dels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esdeveniments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més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representatius</w:t>
      </w:r>
      <w:proofErr w:type="spellEnd"/>
      <w:r w:rsidR="00A35B0D">
        <w:rPr>
          <w:lang w:val="es-ES_tradnl"/>
        </w:rPr>
        <w:t xml:space="preserve"> que </w:t>
      </w:r>
      <w:proofErr w:type="spellStart"/>
      <w:r w:rsidR="00A35B0D">
        <w:rPr>
          <w:lang w:val="es-ES_tradnl"/>
        </w:rPr>
        <w:t>tenen</w:t>
      </w:r>
      <w:proofErr w:type="spellEnd"/>
      <w:r w:rsidR="00A35B0D">
        <w:rPr>
          <w:lang w:val="es-ES_tradnl"/>
        </w:rPr>
        <w:t xml:space="preserve"> a la venta. </w:t>
      </w:r>
      <w:r w:rsidR="00AF47E5" w:rsidRPr="00E96996">
        <w:rPr>
          <w:rFonts w:cs="Arial"/>
          <w:color w:val="000000"/>
          <w:lang w:val="es-ES"/>
          <w:rPrChange w:id="4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Per </w:t>
      </w:r>
      <w:proofErr w:type="spellStart"/>
      <w:r w:rsidR="00AF47E5" w:rsidRPr="00E96996">
        <w:rPr>
          <w:rFonts w:cs="Arial"/>
          <w:color w:val="000000"/>
          <w:lang w:val="es-ES"/>
          <w:rPrChange w:id="50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començar</w:t>
      </w:r>
      <w:proofErr w:type="spellEnd"/>
      <w:r w:rsidR="00AF47E5" w:rsidRPr="00E96996">
        <w:rPr>
          <w:rFonts w:cs="Arial"/>
          <w:color w:val="000000"/>
          <w:lang w:val="es-ES"/>
          <w:rPrChange w:id="51" w:author="Jose Antonio Montero" w:date="2020-11-03T23:20:00Z">
            <w:rPr>
              <w:rFonts w:cs="Arial"/>
              <w:color w:val="000000"/>
              <w:lang w:val="en-US"/>
            </w:rPr>
          </w:rPrChange>
        </w:rPr>
        <w:t>, es va defin</w:t>
      </w:r>
      <w:r w:rsidR="00F91A95" w:rsidRPr="00E96996">
        <w:rPr>
          <w:rFonts w:cs="Arial"/>
          <w:color w:val="000000"/>
          <w:lang w:val="es-ES"/>
          <w:rPrChange w:id="52" w:author="Jose Antonio Montero" w:date="2020-11-03T23:20:00Z">
            <w:rPr>
              <w:rFonts w:cs="Arial"/>
              <w:color w:val="000000"/>
              <w:lang w:val="en-US"/>
            </w:rPr>
          </w:rPrChange>
        </w:rPr>
        <w:t>i</w:t>
      </w:r>
      <w:r w:rsidR="00AF47E5" w:rsidRPr="00E96996">
        <w:rPr>
          <w:rFonts w:cs="Arial"/>
          <w:color w:val="000000"/>
          <w:lang w:val="es-ES"/>
          <w:rPrChange w:id="5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r un primer </w:t>
      </w:r>
      <w:proofErr w:type="spellStart"/>
      <w:r w:rsidR="00AF47E5" w:rsidRPr="00E96996">
        <w:rPr>
          <w:rFonts w:cs="Arial"/>
          <w:color w:val="000000"/>
          <w:lang w:val="es-ES"/>
          <w:rPrChange w:id="54" w:author="Jose Antonio Montero" w:date="2020-11-03T23:20:00Z">
            <w:rPr>
              <w:rFonts w:cs="Arial"/>
              <w:color w:val="000000"/>
              <w:lang w:val="en-US"/>
            </w:rPr>
          </w:rPrChange>
        </w:rPr>
        <w:t>llistat</w:t>
      </w:r>
      <w:proofErr w:type="spellEnd"/>
      <w:r w:rsidR="00AF47E5" w:rsidRPr="00E96996">
        <w:rPr>
          <w:rFonts w:cs="Arial"/>
          <w:color w:val="000000"/>
          <w:lang w:val="es-ES"/>
          <w:rPrChange w:id="5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les </w:t>
      </w:r>
      <w:proofErr w:type="spellStart"/>
      <w:r w:rsidR="00AF47E5" w:rsidRPr="00E96996">
        <w:rPr>
          <w:rFonts w:cs="Arial"/>
          <w:color w:val="000000"/>
          <w:lang w:val="es-ES"/>
          <w:rPrChange w:id="56" w:author="Jose Antonio Montero" w:date="2020-11-03T23:20:00Z">
            <w:rPr>
              <w:rFonts w:cs="Arial"/>
              <w:color w:val="000000"/>
              <w:lang w:val="en-US"/>
            </w:rPr>
          </w:rPrChange>
        </w:rPr>
        <w:t>plataformes</w:t>
      </w:r>
      <w:proofErr w:type="spellEnd"/>
      <w:r w:rsidR="00AF47E5" w:rsidRPr="00E96996">
        <w:rPr>
          <w:rFonts w:cs="Arial"/>
          <w:color w:val="000000"/>
          <w:lang w:val="es-ES"/>
          <w:rPrChange w:id="5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AF47E5" w:rsidRPr="00E96996">
        <w:rPr>
          <w:rFonts w:cs="Arial"/>
          <w:color w:val="000000"/>
          <w:lang w:val="es-ES"/>
          <w:rPrChange w:id="58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AF47E5" w:rsidRPr="00E96996">
        <w:rPr>
          <w:rFonts w:cs="Arial"/>
          <w:color w:val="000000"/>
          <w:lang w:val="es-ES"/>
          <w:rPrChange w:id="5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AF47E5" w:rsidRPr="00E96996">
        <w:rPr>
          <w:rFonts w:cs="Arial"/>
          <w:color w:val="000000"/>
          <w:lang w:val="es-ES"/>
          <w:rPrChange w:id="60" w:author="Jose Antonio Montero" w:date="2020-11-03T23:20:00Z">
            <w:rPr>
              <w:rFonts w:cs="Arial"/>
              <w:color w:val="000000"/>
              <w:lang w:val="en-US"/>
            </w:rPr>
          </w:rPrChange>
        </w:rPr>
        <w:t>destacades</w:t>
      </w:r>
      <w:proofErr w:type="spellEnd"/>
      <w:r w:rsidR="00A819DA">
        <w:rPr>
          <w:lang w:val="es-ES_tradnl"/>
        </w:rPr>
        <w:t>:</w:t>
      </w:r>
    </w:p>
    <w:p w14:paraId="3E3AC647" w14:textId="6FD56EC7" w:rsidR="00A819DA" w:rsidRDefault="00A819DA" w:rsidP="00977B3C">
      <w:pPr>
        <w:rPr>
          <w:lang w:val="es-ES_tradnl"/>
        </w:rPr>
      </w:pPr>
    </w:p>
    <w:p w14:paraId="71C293DA" w14:textId="205CC060" w:rsidR="00977B3C" w:rsidRPr="00570A23" w:rsidRDefault="004F0F97" w:rsidP="00404B82">
      <w:pPr>
        <w:numPr>
          <w:ilvl w:val="0"/>
          <w:numId w:val="19"/>
        </w:numPr>
        <w:tabs>
          <w:tab w:val="left" w:pos="1843"/>
        </w:tabs>
        <w:autoSpaceDE w:val="0"/>
        <w:autoSpaceDN w:val="0"/>
        <w:adjustRightInd w:val="0"/>
        <w:rPr>
          <w:b/>
          <w:bCs/>
          <w:lang w:val="es-ES_tradnl"/>
        </w:rPr>
      </w:pPr>
      <w:proofErr w:type="spellStart"/>
      <w:r w:rsidRPr="004F0F97">
        <w:rPr>
          <w:b/>
          <w:bCs/>
          <w:lang w:val="es-ES_tradnl"/>
        </w:rPr>
        <w:t>Koobin</w:t>
      </w:r>
      <w:proofErr w:type="spellEnd"/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: </w:t>
      </w:r>
      <w:r w:rsidR="00404B82">
        <w:rPr>
          <w:lang w:val="es-ES_tradnl"/>
        </w:rPr>
        <w:tab/>
      </w:r>
      <w:r>
        <w:rPr>
          <w:lang w:val="es-ES_tradnl"/>
        </w:rPr>
        <w:t xml:space="preserve">plataforma que integra </w:t>
      </w:r>
      <w:proofErr w:type="spellStart"/>
      <w:r>
        <w:rPr>
          <w:lang w:val="es-ES_tradnl"/>
        </w:rPr>
        <w:t>molta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diversitat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events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concerts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teatres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events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esportius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etc</w:t>
      </w:r>
      <w:proofErr w:type="spellEnd"/>
      <w:r>
        <w:rPr>
          <w:lang w:val="es-ES_tradnl"/>
        </w:rPr>
        <w:t>)</w:t>
      </w:r>
    </w:p>
    <w:p w14:paraId="23E595F2" w14:textId="2809B82E" w:rsidR="00570A23" w:rsidRPr="00570A23" w:rsidRDefault="00570A23" w:rsidP="00404B82">
      <w:pPr>
        <w:numPr>
          <w:ilvl w:val="0"/>
          <w:numId w:val="19"/>
        </w:numPr>
        <w:tabs>
          <w:tab w:val="left" w:pos="1843"/>
        </w:tabs>
        <w:autoSpaceDE w:val="0"/>
        <w:autoSpaceDN w:val="0"/>
        <w:adjustRightInd w:val="0"/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Janto : </w:t>
      </w:r>
      <w:r w:rsidR="00404B82">
        <w:rPr>
          <w:b/>
          <w:bCs/>
          <w:lang w:val="es-ES_tradnl"/>
        </w:rPr>
        <w:tab/>
      </w:r>
      <w:proofErr w:type="spellStart"/>
      <w:r w:rsidR="00AF47E5">
        <w:rPr>
          <w:lang w:val="es-ES_tradnl"/>
        </w:rPr>
        <w:t>esdeveniments</w:t>
      </w:r>
      <w:proofErr w:type="spellEnd"/>
      <w:r w:rsidR="00AF47E5">
        <w:rPr>
          <w:lang w:val="es-ES_tradnl"/>
        </w:rPr>
        <w:t xml:space="preserve"> </w:t>
      </w:r>
      <w:r>
        <w:rPr>
          <w:lang w:val="es-ES_tradnl"/>
        </w:rPr>
        <w:t xml:space="preserve">de </w:t>
      </w:r>
      <w:proofErr w:type="spellStart"/>
      <w:r>
        <w:rPr>
          <w:lang w:val="es-ES_tradnl"/>
        </w:rPr>
        <w:t>teatre</w:t>
      </w:r>
      <w:proofErr w:type="spellEnd"/>
      <w:r w:rsidR="00AF47E5">
        <w:rPr>
          <w:lang w:val="es-ES_tradnl"/>
        </w:rPr>
        <w:t xml:space="preserve"> </w:t>
      </w:r>
      <w:proofErr w:type="spellStart"/>
      <w:r w:rsidR="00AF47E5">
        <w:rPr>
          <w:lang w:val="es-ES_tradnl"/>
        </w:rPr>
        <w:t>sobretot</w:t>
      </w:r>
      <w:proofErr w:type="spellEnd"/>
      <w:r w:rsidR="00AF47E5">
        <w:rPr>
          <w:lang w:val="es-ES_tradnl"/>
        </w:rPr>
        <w:t>.</w:t>
      </w:r>
    </w:p>
    <w:p w14:paraId="175AAF8A" w14:textId="77777777" w:rsidR="00B63CAD" w:rsidRPr="00570A23" w:rsidRDefault="00B63CAD" w:rsidP="00B63CAD">
      <w:pPr>
        <w:numPr>
          <w:ilvl w:val="0"/>
          <w:numId w:val="19"/>
        </w:numPr>
        <w:tabs>
          <w:tab w:val="left" w:pos="1843"/>
        </w:tabs>
        <w:autoSpaceDE w:val="0"/>
        <w:autoSpaceDN w:val="0"/>
        <w:adjustRightInd w:val="0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Vivaticket</w:t>
      </w:r>
      <w:proofErr w:type="spellEnd"/>
      <w:r>
        <w:rPr>
          <w:b/>
          <w:bCs/>
          <w:lang w:val="es-ES_tradnl"/>
        </w:rPr>
        <w:t xml:space="preserve"> :</w:t>
      </w:r>
      <w:r>
        <w:rPr>
          <w:b/>
          <w:bCs/>
          <w:lang w:val="es-ES_tradnl"/>
        </w:rPr>
        <w:tab/>
      </w:r>
      <w:r>
        <w:rPr>
          <w:lang w:val="es-ES_tradnl"/>
        </w:rPr>
        <w:t xml:space="preserve">plataforma italiana </w:t>
      </w:r>
      <w:proofErr w:type="spellStart"/>
      <w:r>
        <w:rPr>
          <w:lang w:val="es-ES_tradnl"/>
        </w:rPr>
        <w:t>d’esdeveniments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teatre</w:t>
      </w:r>
      <w:proofErr w:type="spellEnd"/>
      <w:r>
        <w:rPr>
          <w:lang w:val="es-ES_tradnl"/>
        </w:rPr>
        <w:t xml:space="preserve">, música, </w:t>
      </w:r>
      <w:proofErr w:type="spellStart"/>
      <w:r>
        <w:rPr>
          <w:lang w:val="es-ES_tradnl"/>
        </w:rPr>
        <w:t>òpera</w:t>
      </w:r>
      <w:proofErr w:type="spellEnd"/>
      <w:r>
        <w:rPr>
          <w:lang w:val="es-ES_tradnl"/>
        </w:rPr>
        <w:t xml:space="preserve"> i ballet, </w:t>
      </w:r>
      <w:proofErr w:type="spellStart"/>
      <w:r>
        <w:rPr>
          <w:lang w:val="es-ES_tradnl"/>
        </w:rPr>
        <w:t>esport</w:t>
      </w:r>
      <w:proofErr w:type="spellEnd"/>
      <w:r>
        <w:rPr>
          <w:lang w:val="es-ES_tradnl"/>
        </w:rPr>
        <w:t xml:space="preserve">, art, </w:t>
      </w:r>
      <w:proofErr w:type="spellStart"/>
      <w:r>
        <w:rPr>
          <w:lang w:val="es-ES_tradnl"/>
        </w:rPr>
        <w:t>altres</w:t>
      </w:r>
      <w:proofErr w:type="spellEnd"/>
      <w:r>
        <w:rPr>
          <w:lang w:val="es-ES_tradnl"/>
        </w:rPr>
        <w:t>…</w:t>
      </w:r>
    </w:p>
    <w:p w14:paraId="2169E61F" w14:textId="364AE8FF" w:rsidR="00570A23" w:rsidRPr="00570A23" w:rsidRDefault="00570A23" w:rsidP="00404B82">
      <w:pPr>
        <w:numPr>
          <w:ilvl w:val="0"/>
          <w:numId w:val="19"/>
        </w:numPr>
        <w:tabs>
          <w:tab w:val="left" w:pos="1843"/>
        </w:tabs>
        <w:autoSpaceDE w:val="0"/>
        <w:autoSpaceDN w:val="0"/>
        <w:adjustRightInd w:val="0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Expertus</w:t>
      </w:r>
      <w:proofErr w:type="spellEnd"/>
      <w:r>
        <w:rPr>
          <w:b/>
          <w:bCs/>
          <w:lang w:val="es-ES_tradnl"/>
        </w:rPr>
        <w:t xml:space="preserve"> : </w:t>
      </w:r>
      <w:r w:rsidR="00404B82">
        <w:rPr>
          <w:b/>
          <w:bCs/>
          <w:lang w:val="es-ES_tradnl"/>
        </w:rPr>
        <w:tab/>
      </w:r>
      <w:proofErr w:type="spellStart"/>
      <w:r>
        <w:rPr>
          <w:lang w:val="es-ES_tradnl"/>
        </w:rPr>
        <w:t>m</w:t>
      </w:r>
      <w:r w:rsidR="00AF47E5">
        <w:rPr>
          <w:lang w:val="es-ES_tradnl"/>
        </w:rPr>
        <w:t>ó</w:t>
      </w:r>
      <w:r>
        <w:rPr>
          <w:lang w:val="es-ES_tradnl"/>
        </w:rPr>
        <w:t>n</w:t>
      </w:r>
      <w:proofErr w:type="spellEnd"/>
      <w:r>
        <w:rPr>
          <w:lang w:val="es-ES_tradnl"/>
        </w:rPr>
        <w:t xml:space="preserve"> del fútbol i </w:t>
      </w:r>
      <w:proofErr w:type="spellStart"/>
      <w:r w:rsidR="00AF47E5">
        <w:rPr>
          <w:lang w:val="es-ES_tradnl"/>
        </w:rPr>
        <w:t>esdeveniments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esportius</w:t>
      </w:r>
      <w:proofErr w:type="spellEnd"/>
    </w:p>
    <w:p w14:paraId="4249F23F" w14:textId="3FBA01E9" w:rsidR="00570A23" w:rsidRPr="00404B82" w:rsidRDefault="00570A23" w:rsidP="00404B82">
      <w:pPr>
        <w:numPr>
          <w:ilvl w:val="0"/>
          <w:numId w:val="19"/>
        </w:numPr>
        <w:tabs>
          <w:tab w:val="left" w:pos="1843"/>
        </w:tabs>
        <w:autoSpaceDE w:val="0"/>
        <w:autoSpaceDN w:val="0"/>
        <w:adjustRightInd w:val="0"/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Clorian</w:t>
      </w:r>
      <w:proofErr w:type="spellEnd"/>
      <w:r>
        <w:rPr>
          <w:b/>
          <w:bCs/>
          <w:lang w:val="es-ES_tradnl"/>
        </w:rPr>
        <w:t xml:space="preserve"> : </w:t>
      </w:r>
      <w:r w:rsidR="00404B82">
        <w:rPr>
          <w:b/>
          <w:bCs/>
          <w:lang w:val="es-ES_tradnl"/>
        </w:rPr>
        <w:tab/>
      </w:r>
      <w:proofErr w:type="spellStart"/>
      <w:r>
        <w:rPr>
          <w:lang w:val="es-ES_tradnl"/>
        </w:rPr>
        <w:t>museus</w:t>
      </w:r>
      <w:proofErr w:type="spellEnd"/>
      <w:r>
        <w:rPr>
          <w:lang w:val="es-ES_tradnl"/>
        </w:rPr>
        <w:t xml:space="preserve"> i </w:t>
      </w:r>
      <w:proofErr w:type="spellStart"/>
      <w:r>
        <w:rPr>
          <w:lang w:val="es-ES_tradnl"/>
        </w:rPr>
        <w:t>e</w:t>
      </w:r>
      <w:r w:rsidR="00AF47E5">
        <w:rPr>
          <w:lang w:val="es-ES_tradnl"/>
        </w:rPr>
        <w:t>sdeveniments</w:t>
      </w:r>
      <w:proofErr w:type="spellEnd"/>
      <w:r>
        <w:rPr>
          <w:lang w:val="es-ES_tradnl"/>
        </w:rPr>
        <w:t xml:space="preserve"> no </w:t>
      </w:r>
      <w:proofErr w:type="spellStart"/>
      <w:r>
        <w:rPr>
          <w:lang w:val="es-ES_tradnl"/>
        </w:rPr>
        <w:t>numerats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sense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assignació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seient</w:t>
      </w:r>
      <w:proofErr w:type="spellEnd"/>
      <w:r>
        <w:rPr>
          <w:lang w:val="es-ES_tradnl"/>
        </w:rPr>
        <w:t>) en general</w:t>
      </w:r>
    </w:p>
    <w:p w14:paraId="5D4A079C" w14:textId="6B4F742C" w:rsidR="00570A23" w:rsidRDefault="00570A23" w:rsidP="00570A23">
      <w:pPr>
        <w:autoSpaceDE w:val="0"/>
        <w:autoSpaceDN w:val="0"/>
        <w:adjustRightInd w:val="0"/>
        <w:rPr>
          <w:b/>
          <w:bCs/>
          <w:lang w:val="es-ES_tradnl"/>
        </w:rPr>
      </w:pPr>
    </w:p>
    <w:p w14:paraId="6228A901" w14:textId="6578933A" w:rsidR="00570A23" w:rsidRDefault="00570A23" w:rsidP="002273DC">
      <w:pPr>
        <w:autoSpaceDE w:val="0"/>
        <w:autoSpaceDN w:val="0"/>
        <w:adjustRightInd w:val="0"/>
        <w:ind w:firstLine="360"/>
        <w:rPr>
          <w:lang w:val="es-ES_tradnl"/>
        </w:rPr>
      </w:pPr>
      <w:r>
        <w:rPr>
          <w:lang w:val="es-ES_tradnl"/>
        </w:rPr>
        <w:t>i a</w:t>
      </w:r>
      <w:r w:rsidR="002273DC">
        <w:rPr>
          <w:lang w:val="es-ES_tradnl"/>
        </w:rPr>
        <w:t xml:space="preserve"> </w:t>
      </w:r>
      <w:proofErr w:type="spellStart"/>
      <w:r>
        <w:rPr>
          <w:lang w:val="es-ES_tradnl"/>
        </w:rPr>
        <w:t>més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grans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canals</w:t>
      </w:r>
      <w:proofErr w:type="spellEnd"/>
      <w:r>
        <w:rPr>
          <w:lang w:val="es-ES_tradnl"/>
        </w:rPr>
        <w:t xml:space="preserve"> de venda </w:t>
      </w:r>
      <w:proofErr w:type="spellStart"/>
      <w:r>
        <w:rPr>
          <w:lang w:val="es-ES_tradnl"/>
        </w:rPr>
        <w:t>com</w:t>
      </w:r>
      <w:proofErr w:type="spellEnd"/>
      <w:r w:rsidR="002273DC">
        <w:rPr>
          <w:lang w:val="es-ES_tradnl"/>
        </w:rPr>
        <w:t>:</w:t>
      </w:r>
    </w:p>
    <w:p w14:paraId="287216E2" w14:textId="3BE4968C" w:rsidR="00570A23" w:rsidRDefault="00570A23" w:rsidP="00570A23">
      <w:pPr>
        <w:autoSpaceDE w:val="0"/>
        <w:autoSpaceDN w:val="0"/>
        <w:adjustRightInd w:val="0"/>
        <w:rPr>
          <w:lang w:val="es-ES_tradnl"/>
        </w:rPr>
      </w:pPr>
    </w:p>
    <w:p w14:paraId="4B704669" w14:textId="295EF079" w:rsidR="00570A23" w:rsidRPr="00570A23" w:rsidRDefault="00570A23" w:rsidP="00F57C90">
      <w:pPr>
        <w:numPr>
          <w:ilvl w:val="0"/>
          <w:numId w:val="20"/>
        </w:numPr>
        <w:autoSpaceDE w:val="0"/>
        <w:autoSpaceDN w:val="0"/>
        <w:adjustRightInd w:val="0"/>
        <w:rPr>
          <w:lang w:val="es-ES_tradnl"/>
        </w:rPr>
      </w:pPr>
      <w:r>
        <w:rPr>
          <w:b/>
          <w:bCs/>
          <w:lang w:val="es-ES_tradnl"/>
        </w:rPr>
        <w:t>El Corte Inglés</w:t>
      </w:r>
    </w:p>
    <w:p w14:paraId="3A3C279A" w14:textId="38F05488" w:rsidR="00570A23" w:rsidRPr="00570A23" w:rsidRDefault="00570A23" w:rsidP="00F57C90">
      <w:pPr>
        <w:numPr>
          <w:ilvl w:val="0"/>
          <w:numId w:val="20"/>
        </w:numPr>
        <w:autoSpaceDE w:val="0"/>
        <w:autoSpaceDN w:val="0"/>
        <w:adjustRightInd w:val="0"/>
        <w:rPr>
          <w:lang w:val="es-ES_tradnl"/>
        </w:rPr>
      </w:pPr>
      <w:proofErr w:type="spellStart"/>
      <w:r>
        <w:rPr>
          <w:b/>
          <w:bCs/>
          <w:lang w:val="es-ES_tradnl"/>
        </w:rPr>
        <w:t>TicketMaster</w:t>
      </w:r>
      <w:proofErr w:type="spellEnd"/>
    </w:p>
    <w:p w14:paraId="76E7ACE3" w14:textId="22EC8443" w:rsidR="00570A23" w:rsidRPr="00570A23" w:rsidRDefault="00570A23" w:rsidP="00F57C90">
      <w:pPr>
        <w:numPr>
          <w:ilvl w:val="0"/>
          <w:numId w:val="20"/>
        </w:numPr>
        <w:autoSpaceDE w:val="0"/>
        <w:autoSpaceDN w:val="0"/>
        <w:adjustRightInd w:val="0"/>
        <w:rPr>
          <w:lang w:val="es-ES_tradnl"/>
        </w:rPr>
      </w:pPr>
      <w:r>
        <w:rPr>
          <w:b/>
          <w:bCs/>
          <w:lang w:val="es-ES_tradnl"/>
        </w:rPr>
        <w:t>Entradas.com</w:t>
      </w:r>
    </w:p>
    <w:p w14:paraId="48E7AE53" w14:textId="21711568" w:rsidR="00680665" w:rsidRDefault="00680665" w:rsidP="00E30F81">
      <w:pPr>
        <w:autoSpaceDE w:val="0"/>
        <w:autoSpaceDN w:val="0"/>
        <w:adjustRightInd w:val="0"/>
        <w:rPr>
          <w:rFonts w:cs="Arial"/>
          <w:color w:val="000000"/>
          <w:sz w:val="24"/>
          <w:szCs w:val="24"/>
          <w:lang w:val="es-ES" w:eastAsia="en-GB"/>
        </w:rPr>
      </w:pPr>
    </w:p>
    <w:p w14:paraId="10DF7341" w14:textId="12EDFAF9" w:rsidR="00A35B0D" w:rsidRDefault="00A35B0D" w:rsidP="00A35B0D">
      <w:pPr>
        <w:ind w:left="360"/>
        <w:rPr>
          <w:lang w:val="es-ES_tradnl"/>
        </w:rPr>
      </w:pPr>
      <w:proofErr w:type="spellStart"/>
      <w:r>
        <w:rPr>
          <w:lang w:val="es-ES_tradnl"/>
        </w:rPr>
        <w:t>Després</w:t>
      </w:r>
      <w:proofErr w:type="spellEnd"/>
      <w:r>
        <w:rPr>
          <w:lang w:val="es-ES_tradnl"/>
        </w:rPr>
        <w:t xml:space="preserve"> de </w:t>
      </w:r>
      <w:proofErr w:type="spellStart"/>
      <w:r>
        <w:rPr>
          <w:lang w:val="es-ES_tradnl"/>
        </w:rPr>
        <w:t>fer</w:t>
      </w:r>
      <w:proofErr w:type="spellEnd"/>
      <w:r>
        <w:rPr>
          <w:lang w:val="es-ES_tradnl"/>
        </w:rPr>
        <w:t xml:space="preserve"> un primer análisis a </w:t>
      </w:r>
      <w:proofErr w:type="spellStart"/>
      <w:r>
        <w:rPr>
          <w:lang w:val="es-ES_tradnl"/>
        </w:rPr>
        <w:t>TicketMaster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trobem</w:t>
      </w:r>
      <w:proofErr w:type="spellEnd"/>
      <w:r>
        <w:rPr>
          <w:lang w:val="es-ES_tradnl"/>
        </w:rPr>
        <w:t xml:space="preserve"> que </w:t>
      </w:r>
      <w:proofErr w:type="spellStart"/>
      <w:r>
        <w:rPr>
          <w:lang w:val="es-ES_tradnl"/>
        </w:rPr>
        <w:t>aquesta</w:t>
      </w:r>
      <w:proofErr w:type="spellEnd"/>
      <w:r>
        <w:rPr>
          <w:lang w:val="es-ES_tradnl"/>
        </w:rPr>
        <w:t xml:space="preserve"> plataforma </w:t>
      </w:r>
      <w:proofErr w:type="spellStart"/>
      <w:r>
        <w:rPr>
          <w:lang w:val="es-ES_tradnl"/>
        </w:rPr>
        <w:t>bloqueja</w:t>
      </w:r>
      <w:proofErr w:type="spellEnd"/>
      <w:r>
        <w:rPr>
          <w:lang w:val="es-ES_tradnl"/>
        </w:rPr>
        <w:t xml:space="preserve"> la lectura de les </w:t>
      </w:r>
      <w:proofErr w:type="spellStart"/>
      <w:r>
        <w:rPr>
          <w:lang w:val="es-ES_tradnl"/>
        </w:rPr>
        <w:t>seves</w:t>
      </w:r>
      <w:proofErr w:type="spellEnd"/>
      <w:r>
        <w:rPr>
          <w:lang w:val="es-ES_tradnl"/>
        </w:rPr>
        <w:t xml:space="preserve"> planes </w:t>
      </w:r>
      <w:proofErr w:type="spellStart"/>
      <w:r>
        <w:rPr>
          <w:lang w:val="es-ES_tradnl"/>
        </w:rPr>
        <w:t>fent</w:t>
      </w:r>
      <w:proofErr w:type="spellEnd"/>
      <w:r>
        <w:rPr>
          <w:lang w:val="es-ES_tradnl"/>
        </w:rPr>
        <w:t xml:space="preserve"> servir </w:t>
      </w:r>
      <w:proofErr w:type="spellStart"/>
      <w:r>
        <w:rPr>
          <w:lang w:val="es-ES_tradnl"/>
        </w:rPr>
        <w:t>Request</w:t>
      </w:r>
      <w:proofErr w:type="spellEnd"/>
      <w:r>
        <w:rPr>
          <w:lang w:val="es-ES_tradnl"/>
        </w:rPr>
        <w:t xml:space="preserve"> desde Python, i per </w:t>
      </w:r>
      <w:proofErr w:type="spellStart"/>
      <w:r>
        <w:rPr>
          <w:lang w:val="es-ES_tradnl"/>
        </w:rPr>
        <w:t>tant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aquesta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opció</w:t>
      </w:r>
      <w:proofErr w:type="spellEnd"/>
      <w:r>
        <w:rPr>
          <w:lang w:val="es-ES_tradnl"/>
        </w:rPr>
        <w:t xml:space="preserve"> queda descartada.</w:t>
      </w:r>
    </w:p>
    <w:p w14:paraId="6874F3E4" w14:textId="3880CCFD" w:rsidR="00AF47E5" w:rsidRDefault="00AF47E5" w:rsidP="002273DC">
      <w:pPr>
        <w:ind w:left="360"/>
        <w:rPr>
          <w:lang w:val="es-ES_tradnl"/>
        </w:rPr>
      </w:pPr>
    </w:p>
    <w:p w14:paraId="4044E7EB" w14:textId="43BE3672" w:rsidR="00404B82" w:rsidRDefault="00404B82" w:rsidP="002273DC">
      <w:pPr>
        <w:ind w:left="360"/>
        <w:rPr>
          <w:lang w:val="es-ES_tradnl"/>
        </w:rPr>
      </w:pPr>
      <w:r>
        <w:rPr>
          <w:lang w:val="es-ES_tradnl"/>
        </w:rPr>
        <w:t xml:space="preserve">Es </w:t>
      </w:r>
      <w:proofErr w:type="spellStart"/>
      <w:r>
        <w:rPr>
          <w:lang w:val="es-ES_tradnl"/>
        </w:rPr>
        <w:t>decideix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extreure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dades</w:t>
      </w:r>
      <w:proofErr w:type="spellEnd"/>
      <w:r>
        <w:rPr>
          <w:lang w:val="es-ES_tradnl"/>
        </w:rPr>
        <w:t xml:space="preserve"> de les </w:t>
      </w:r>
      <w:proofErr w:type="spellStart"/>
      <w:r>
        <w:rPr>
          <w:lang w:val="es-ES_tradnl"/>
        </w:rPr>
        <w:t>plataformes</w:t>
      </w:r>
      <w:proofErr w:type="spellEnd"/>
      <w:r>
        <w:rPr>
          <w:lang w:val="es-ES_tradnl"/>
        </w:rPr>
        <w:t xml:space="preserve"> : </w:t>
      </w:r>
      <w:proofErr w:type="spellStart"/>
      <w:r w:rsidRPr="00404B82">
        <w:rPr>
          <w:b/>
          <w:bCs/>
          <w:lang w:val="es-ES_tradnl"/>
        </w:rPr>
        <w:t>Koobin</w:t>
      </w:r>
      <w:proofErr w:type="spellEnd"/>
      <w:r w:rsidRPr="00404B82">
        <w:rPr>
          <w:b/>
          <w:bCs/>
          <w:lang w:val="es-ES_tradnl"/>
        </w:rPr>
        <w:t xml:space="preserve">, Janto i </w:t>
      </w:r>
      <w:proofErr w:type="spellStart"/>
      <w:r w:rsidRPr="00404B82">
        <w:rPr>
          <w:b/>
          <w:bCs/>
          <w:lang w:val="es-ES_tradnl"/>
        </w:rPr>
        <w:t>Vivaticket</w:t>
      </w:r>
      <w:proofErr w:type="spellEnd"/>
      <w:r>
        <w:rPr>
          <w:b/>
          <w:bCs/>
          <w:lang w:val="es-ES_tradnl"/>
        </w:rPr>
        <w:t xml:space="preserve">. </w:t>
      </w:r>
    </w:p>
    <w:p w14:paraId="495410B5" w14:textId="77777777" w:rsidR="00404B82" w:rsidRDefault="00404B82" w:rsidP="002273DC">
      <w:pPr>
        <w:ind w:left="360"/>
        <w:rPr>
          <w:lang w:val="es-ES_tradnl"/>
        </w:rPr>
      </w:pPr>
    </w:p>
    <w:p w14:paraId="3550FB9E" w14:textId="2C5699C9" w:rsidR="00817740" w:rsidRDefault="00817740" w:rsidP="002273DC">
      <w:pPr>
        <w:ind w:left="360"/>
        <w:rPr>
          <w:highlight w:val="yellow"/>
          <w:lang w:val="es-ES_tradnl"/>
        </w:rPr>
      </w:pPr>
      <w:proofErr w:type="spellStart"/>
      <w:r w:rsidRPr="00D24260">
        <w:rPr>
          <w:highlight w:val="yellow"/>
          <w:lang w:val="es-ES_tradnl"/>
        </w:rPr>
        <w:t>Afegir</w:t>
      </w:r>
      <w:proofErr w:type="spellEnd"/>
      <w:r w:rsidRPr="00D24260">
        <w:rPr>
          <w:highlight w:val="yellow"/>
          <w:lang w:val="es-ES_tradnl"/>
        </w:rPr>
        <w:t xml:space="preserve"> aquí </w:t>
      </w:r>
      <w:proofErr w:type="spellStart"/>
      <w:r w:rsidRPr="00D24260">
        <w:rPr>
          <w:highlight w:val="yellow"/>
          <w:lang w:val="es-ES_tradnl"/>
        </w:rPr>
        <w:t>info</w:t>
      </w:r>
      <w:proofErr w:type="spellEnd"/>
      <w:r w:rsidRPr="00D24260">
        <w:rPr>
          <w:highlight w:val="yellow"/>
          <w:lang w:val="es-ES_tradnl"/>
        </w:rPr>
        <w:t xml:space="preserve"> de robots.txt</w:t>
      </w:r>
      <w:r w:rsidR="004A40E4">
        <w:rPr>
          <w:highlight w:val="yellow"/>
          <w:lang w:val="es-ES_tradnl"/>
        </w:rPr>
        <w:t xml:space="preserve"> </w:t>
      </w:r>
      <w:r w:rsidR="00404CE7">
        <w:rPr>
          <w:highlight w:val="yellow"/>
          <w:lang w:val="es-ES_tradnl"/>
        </w:rPr>
        <w:t>?</w:t>
      </w:r>
    </w:p>
    <w:p w14:paraId="11567044" w14:textId="0FC9E460" w:rsidR="00404CE7" w:rsidRPr="00D24260" w:rsidRDefault="00404CE7" w:rsidP="002273DC">
      <w:pPr>
        <w:ind w:left="360"/>
        <w:rPr>
          <w:highlight w:val="yellow"/>
          <w:lang w:val="es-ES_tradnl"/>
        </w:rPr>
      </w:pPr>
      <w:proofErr w:type="spellStart"/>
      <w:r>
        <w:rPr>
          <w:highlight w:val="yellow"/>
          <w:lang w:val="es-ES_tradnl"/>
        </w:rPr>
        <w:t>Afegir</w:t>
      </w:r>
      <w:proofErr w:type="spellEnd"/>
      <w:r>
        <w:rPr>
          <w:highlight w:val="yellow"/>
          <w:lang w:val="es-ES_tradnl"/>
        </w:rPr>
        <w:t xml:space="preserve"> aquí </w:t>
      </w:r>
      <w:proofErr w:type="spellStart"/>
      <w:r>
        <w:rPr>
          <w:highlight w:val="yellow"/>
          <w:lang w:val="es-ES_tradnl"/>
        </w:rPr>
        <w:t>info</w:t>
      </w:r>
      <w:proofErr w:type="spellEnd"/>
      <w:r>
        <w:rPr>
          <w:highlight w:val="yellow"/>
          <w:lang w:val="es-ES_tradnl"/>
        </w:rPr>
        <w:t xml:space="preserve"> de whois o no cal ?</w:t>
      </w:r>
    </w:p>
    <w:p w14:paraId="34392C31" w14:textId="0D0CF2AA" w:rsidR="00D24260" w:rsidRDefault="00D24260" w:rsidP="002273DC">
      <w:pPr>
        <w:ind w:left="360"/>
        <w:rPr>
          <w:lang w:val="es-ES_tradnl"/>
        </w:rPr>
      </w:pPr>
    </w:p>
    <w:p w14:paraId="44C619B5" w14:textId="4EE98751" w:rsidR="00B63CAD" w:rsidRDefault="00B63CAD" w:rsidP="002273DC">
      <w:pPr>
        <w:ind w:left="360"/>
        <w:rPr>
          <w:lang w:val="es-ES_tradnl"/>
        </w:rPr>
      </w:pPr>
      <w:proofErr w:type="spellStart"/>
      <w:r w:rsidRPr="00B63CAD">
        <w:rPr>
          <w:highlight w:val="yellow"/>
          <w:lang w:val="es-ES_tradnl"/>
        </w:rPr>
        <w:t>Afegir</w:t>
      </w:r>
      <w:proofErr w:type="spellEnd"/>
      <w:r w:rsidRPr="00B63CAD">
        <w:rPr>
          <w:highlight w:val="yellow"/>
          <w:lang w:val="es-ES_tradnl"/>
        </w:rPr>
        <w:t xml:space="preserve"> casuística </w:t>
      </w:r>
      <w:proofErr w:type="spellStart"/>
      <w:r w:rsidRPr="00B63CAD">
        <w:rPr>
          <w:highlight w:val="yellow"/>
          <w:lang w:val="es-ES_tradnl"/>
        </w:rPr>
        <w:t>amb</w:t>
      </w:r>
      <w:proofErr w:type="spellEnd"/>
      <w:r w:rsidRPr="00B63CAD">
        <w:rPr>
          <w:highlight w:val="yellow"/>
          <w:lang w:val="es-ES_tradnl"/>
        </w:rPr>
        <w:t xml:space="preserve"> </w:t>
      </w:r>
      <w:proofErr w:type="spellStart"/>
      <w:r w:rsidRPr="00B63CAD">
        <w:rPr>
          <w:highlight w:val="yellow"/>
          <w:lang w:val="es-ES_tradnl"/>
        </w:rPr>
        <w:t>headers</w:t>
      </w:r>
      <w:proofErr w:type="spellEnd"/>
      <w:r w:rsidRPr="00B63CAD">
        <w:rPr>
          <w:highlight w:val="yellow"/>
          <w:lang w:val="es-ES_tradnl"/>
        </w:rPr>
        <w:t xml:space="preserve"> de Janto i </w:t>
      </w:r>
      <w:proofErr w:type="spellStart"/>
      <w:r w:rsidRPr="00B63CAD">
        <w:rPr>
          <w:highlight w:val="yellow"/>
          <w:lang w:val="es-ES_tradnl"/>
        </w:rPr>
        <w:t>Selenium</w:t>
      </w:r>
      <w:proofErr w:type="spellEnd"/>
      <w:r w:rsidRPr="00B63CAD">
        <w:rPr>
          <w:highlight w:val="yellow"/>
          <w:lang w:val="es-ES_tradnl"/>
        </w:rPr>
        <w:t xml:space="preserve"> de </w:t>
      </w:r>
      <w:proofErr w:type="spellStart"/>
      <w:r w:rsidRPr="00B63CAD">
        <w:rPr>
          <w:highlight w:val="yellow"/>
          <w:lang w:val="es-ES_tradnl"/>
        </w:rPr>
        <w:t>vivaticket</w:t>
      </w:r>
      <w:proofErr w:type="spellEnd"/>
      <w:ins w:id="61" w:author="Jose Antonio Montero" w:date="2020-11-03T23:20:00Z">
        <w:r w:rsidR="00E96996">
          <w:rPr>
            <w:lang w:val="es-ES_tradnl"/>
          </w:rPr>
          <w:t xml:space="preserve"> (</w:t>
        </w:r>
        <w:proofErr w:type="spellStart"/>
        <w:r w:rsidR="00E96996">
          <w:rPr>
            <w:lang w:val="es-ES_tradnl"/>
          </w:rPr>
          <w:t>això</w:t>
        </w:r>
        <w:proofErr w:type="spellEnd"/>
        <w:r w:rsidR="00E96996">
          <w:rPr>
            <w:lang w:val="es-ES_tradnl"/>
          </w:rPr>
          <w:t xml:space="preserve"> </w:t>
        </w:r>
        <w:proofErr w:type="spellStart"/>
        <w:r w:rsidR="00E96996">
          <w:rPr>
            <w:lang w:val="es-ES_tradnl"/>
          </w:rPr>
          <w:t>millor</w:t>
        </w:r>
        <w:proofErr w:type="spellEnd"/>
        <w:r w:rsidR="00E96996">
          <w:rPr>
            <w:lang w:val="es-ES_tradnl"/>
          </w:rPr>
          <w:t xml:space="preserve"> explicar-</w:t>
        </w:r>
        <w:proofErr w:type="spellStart"/>
        <w:r w:rsidR="00E96996">
          <w:rPr>
            <w:lang w:val="es-ES_tradnl"/>
          </w:rPr>
          <w:t>ho</w:t>
        </w:r>
        <w:proofErr w:type="spellEnd"/>
        <w:r w:rsidR="00E96996">
          <w:rPr>
            <w:lang w:val="es-ES_tradnl"/>
          </w:rPr>
          <w:t xml:space="preserve"> a la</w:t>
        </w:r>
      </w:ins>
      <w:ins w:id="62" w:author="Jose Antonio Montero" w:date="2020-11-03T23:21:00Z">
        <w:r w:rsidR="00E96996">
          <w:rPr>
            <w:lang w:val="es-ES_tradnl"/>
          </w:rPr>
          <w:t xml:space="preserve"> </w:t>
        </w:r>
        <w:proofErr w:type="spellStart"/>
        <w:r w:rsidR="00E96996">
          <w:rPr>
            <w:lang w:val="es-ES_tradnl"/>
          </w:rPr>
          <w:t>part</w:t>
        </w:r>
        <w:proofErr w:type="spellEnd"/>
        <w:r w:rsidR="00E96996">
          <w:rPr>
            <w:lang w:val="es-ES_tradnl"/>
          </w:rPr>
          <w:t xml:space="preserve"> de </w:t>
        </w:r>
        <w:proofErr w:type="spellStart"/>
        <w:r w:rsidR="00E96996">
          <w:rPr>
            <w:lang w:val="es-ES_tradnl"/>
          </w:rPr>
          <w:t>codi</w:t>
        </w:r>
        <w:proofErr w:type="spellEnd"/>
        <w:r w:rsidR="00E96996">
          <w:rPr>
            <w:lang w:val="es-ES_tradnl"/>
          </w:rPr>
          <w:t>)</w:t>
        </w:r>
      </w:ins>
    </w:p>
    <w:p w14:paraId="4F5A278C" w14:textId="77777777" w:rsidR="00817740" w:rsidRDefault="00817740" w:rsidP="002273DC">
      <w:pPr>
        <w:ind w:left="360"/>
        <w:rPr>
          <w:lang w:val="es-ES_tradnl"/>
        </w:rPr>
      </w:pPr>
    </w:p>
    <w:p w14:paraId="414ED912" w14:textId="60166746" w:rsidR="00976286" w:rsidRDefault="00976286" w:rsidP="00A35B0D">
      <w:pPr>
        <w:ind w:left="360"/>
        <w:rPr>
          <w:lang w:val="es-ES_tradnl"/>
        </w:rPr>
      </w:pPr>
      <w:r>
        <w:rPr>
          <w:lang w:val="es-ES_tradnl"/>
        </w:rPr>
        <w:t xml:space="preserve">No </w:t>
      </w:r>
      <w:proofErr w:type="spellStart"/>
      <w:r>
        <w:rPr>
          <w:lang w:val="es-ES_tradnl"/>
        </w:rPr>
        <w:t>obstant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amb</w:t>
      </w:r>
      <w:proofErr w:type="spellEnd"/>
      <w:r>
        <w:rPr>
          <w:lang w:val="es-ES_tradnl"/>
        </w:rPr>
        <w:t xml:space="preserve"> </w:t>
      </w:r>
      <w:r w:rsidR="00A35B0D">
        <w:rPr>
          <w:lang w:val="es-ES_tradnl"/>
        </w:rPr>
        <w:t xml:space="preserve">la plataforma </w:t>
      </w:r>
      <w:proofErr w:type="spellStart"/>
      <w:r>
        <w:rPr>
          <w:lang w:val="es-ES_tradnl"/>
        </w:rPr>
        <w:t>Koobin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trobem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patrons</w:t>
      </w:r>
      <w:proofErr w:type="spellEnd"/>
      <w:r>
        <w:rPr>
          <w:lang w:val="es-ES_tradnl"/>
        </w:rPr>
        <w:t xml:space="preserve"> de cerca </w:t>
      </w:r>
      <w:proofErr w:type="spellStart"/>
      <w:r>
        <w:rPr>
          <w:lang w:val="es-ES_tradnl"/>
        </w:rPr>
        <w:t>relativament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senzill</w:t>
      </w:r>
      <w:r w:rsidR="00A35B0D">
        <w:rPr>
          <w:lang w:val="es-ES_tradnl"/>
        </w:rPr>
        <w:t>s</w:t>
      </w:r>
      <w:proofErr w:type="spellEnd"/>
      <w:r>
        <w:rPr>
          <w:lang w:val="es-ES_tradnl"/>
        </w:rPr>
        <w:t xml:space="preserve"> per a </w:t>
      </w:r>
      <w:proofErr w:type="spellStart"/>
      <w:r>
        <w:rPr>
          <w:lang w:val="es-ES_tradnl"/>
        </w:rPr>
        <w:t>obtenir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preus</w:t>
      </w:r>
      <w:proofErr w:type="spellEnd"/>
      <w:r w:rsidR="002F56ED">
        <w:rPr>
          <w:lang w:val="es-ES_tradnl"/>
        </w:rPr>
        <w:t xml:space="preserve">, </w:t>
      </w:r>
      <w:proofErr w:type="spellStart"/>
      <w:r w:rsidR="002F56ED">
        <w:rPr>
          <w:lang w:val="es-ES_tradnl"/>
        </w:rPr>
        <w:t>on</w:t>
      </w:r>
      <w:proofErr w:type="spellEnd"/>
      <w:r w:rsidR="002F56ED">
        <w:rPr>
          <w:lang w:val="es-ES_tradnl"/>
        </w:rPr>
        <w:t xml:space="preserve"> </w:t>
      </w:r>
      <w:r w:rsidR="00767469">
        <w:rPr>
          <w:lang w:val="es-ES_tradnl"/>
        </w:rPr>
        <w:t>a través de</w:t>
      </w:r>
      <w:r w:rsidR="00C9028A">
        <w:rPr>
          <w:lang w:val="es-ES_tradnl"/>
        </w:rPr>
        <w:t xml:space="preserve"> la biblioteca de Python </w:t>
      </w:r>
      <w:proofErr w:type="spellStart"/>
      <w:r w:rsidR="00C9028A">
        <w:rPr>
          <w:lang w:val="es-ES_tradnl"/>
        </w:rPr>
        <w:t>Beautiful</w:t>
      </w:r>
      <w:proofErr w:type="spellEnd"/>
      <w:r w:rsidR="00C9028A">
        <w:rPr>
          <w:lang w:val="es-ES_tradnl"/>
        </w:rPr>
        <w:t xml:space="preserve"> </w:t>
      </w:r>
      <w:proofErr w:type="spellStart"/>
      <w:r w:rsidR="00C9028A">
        <w:rPr>
          <w:lang w:val="es-ES_tradnl"/>
        </w:rPr>
        <w:t>Soup</w:t>
      </w:r>
      <w:proofErr w:type="spellEnd"/>
      <w:r w:rsidR="00C9028A">
        <w:rPr>
          <w:lang w:val="es-ES_tradnl"/>
        </w:rPr>
        <w:t xml:space="preserve">, </w:t>
      </w:r>
      <w:proofErr w:type="spellStart"/>
      <w:r w:rsidR="00A35B0D">
        <w:rPr>
          <w:lang w:val="es-ES_tradnl"/>
        </w:rPr>
        <w:t>ens</w:t>
      </w:r>
      <w:proofErr w:type="spellEnd"/>
      <w:r w:rsidR="00A35B0D">
        <w:rPr>
          <w:lang w:val="es-ES_tradnl"/>
        </w:rPr>
        <w:t xml:space="preserve"> </w:t>
      </w:r>
      <w:proofErr w:type="spellStart"/>
      <w:r w:rsidR="00A35B0D">
        <w:rPr>
          <w:lang w:val="es-ES_tradnl"/>
        </w:rPr>
        <w:t>trobem</w:t>
      </w:r>
      <w:proofErr w:type="spellEnd"/>
      <w:r w:rsidR="00A35B0D">
        <w:rPr>
          <w:lang w:val="es-ES_tradnl"/>
        </w:rPr>
        <w:t xml:space="preserve"> el </w:t>
      </w:r>
      <w:proofErr w:type="spellStart"/>
      <w:r w:rsidR="00A35B0D">
        <w:rPr>
          <w:lang w:val="es-ES_tradnl"/>
        </w:rPr>
        <w:t>següent</w:t>
      </w:r>
      <w:proofErr w:type="spellEnd"/>
      <w:r w:rsidR="00C9028A">
        <w:rPr>
          <w:lang w:val="es-ES_tradnl"/>
        </w:rPr>
        <w:t xml:space="preserve"> </w:t>
      </w:r>
      <w:proofErr w:type="spellStart"/>
      <w:r w:rsidR="00C9028A">
        <w:rPr>
          <w:lang w:val="es-ES_tradnl"/>
        </w:rPr>
        <w:t>codi</w:t>
      </w:r>
      <w:proofErr w:type="spellEnd"/>
      <w:r w:rsidR="00C9028A">
        <w:rPr>
          <w:lang w:val="es-ES_tradnl"/>
        </w:rPr>
        <w:t xml:space="preserve"> HTML per poder </w:t>
      </w:r>
      <w:proofErr w:type="spellStart"/>
      <w:r w:rsidR="00C9028A">
        <w:rPr>
          <w:lang w:val="es-ES_tradnl"/>
        </w:rPr>
        <w:t>extreure</w:t>
      </w:r>
      <w:proofErr w:type="spellEnd"/>
      <w:r w:rsidR="00C9028A">
        <w:rPr>
          <w:lang w:val="es-ES_tradnl"/>
        </w:rPr>
        <w:t xml:space="preserve"> la información </w:t>
      </w:r>
      <w:proofErr w:type="spellStart"/>
      <w:r w:rsidR="00C9028A">
        <w:rPr>
          <w:lang w:val="es-ES_tradnl"/>
        </w:rPr>
        <w:t>desitjada</w:t>
      </w:r>
      <w:proofErr w:type="spellEnd"/>
      <w:r w:rsidR="00A35B0D">
        <w:rPr>
          <w:lang w:val="es-ES_tradnl"/>
        </w:rPr>
        <w:t>:</w:t>
      </w:r>
    </w:p>
    <w:p w14:paraId="1CB0594A" w14:textId="77777777" w:rsidR="00171BEA" w:rsidRDefault="00171BEA" w:rsidP="00E808B3">
      <w:pPr>
        <w:rPr>
          <w:lang w:val="es-ES_tradnl"/>
        </w:rPr>
      </w:pPr>
    </w:p>
    <w:p w14:paraId="2B6F01F5" w14:textId="5B5A964F" w:rsidR="006B29CC" w:rsidRPr="00E96996" w:rsidRDefault="00B45F69" w:rsidP="002273DC">
      <w:pPr>
        <w:pStyle w:val="Emphasis"/>
        <w:ind w:firstLine="360"/>
        <w:rPr>
          <w:rStyle w:val="Textoennegrita"/>
          <w:u w:val="single"/>
          <w:lang w:val="en-US"/>
          <w:rPrChange w:id="63" w:author="Jose Antonio Montero" w:date="2020-11-03T23:20:00Z">
            <w:rPr>
              <w:rStyle w:val="Textoennegrita"/>
              <w:color w:val="auto"/>
              <w:szCs w:val="20"/>
              <w:u w:val="single"/>
              <w:lang w:val="ca-ES"/>
            </w:rPr>
          </w:rPrChange>
        </w:rPr>
      </w:pPr>
      <w:proofErr w:type="spellStart"/>
      <w:r w:rsidRPr="00E96996">
        <w:rPr>
          <w:rStyle w:val="Textoennegrita"/>
          <w:u w:val="single"/>
          <w:lang w:val="en-US"/>
          <w:rPrChange w:id="64" w:author="Jose Antonio Montero" w:date="2020-11-03T23:20:00Z">
            <w:rPr>
              <w:rStyle w:val="Textoennegrita"/>
              <w:u w:val="single"/>
            </w:rPr>
          </w:rPrChange>
        </w:rPr>
        <w:t>Koobin</w:t>
      </w:r>
      <w:proofErr w:type="spellEnd"/>
    </w:p>
    <w:p w14:paraId="3D4548D7" w14:textId="3DB22858" w:rsidR="00ED62ED" w:rsidRPr="00E96996" w:rsidRDefault="00ED62ED" w:rsidP="001627FD">
      <w:pPr>
        <w:pStyle w:val="Emphasis"/>
        <w:rPr>
          <w:rFonts w:cs="Arial"/>
          <w:b/>
          <w:bCs/>
          <w:color w:val="000000"/>
          <w:sz w:val="16"/>
          <w:szCs w:val="16"/>
          <w:lang w:val="en-US"/>
          <w:rPrChange w:id="65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6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67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Madame Butterfly</w:t>
      </w:r>
    </w:p>
    <w:p w14:paraId="7B2F6B97" w14:textId="68F91599" w:rsidR="00B45F69" w:rsidRPr="00E96996" w:rsidRDefault="00B45F69" w:rsidP="001627FD">
      <w:pPr>
        <w:pStyle w:val="Emphasis"/>
        <w:rPr>
          <w:rFonts w:cs="Arial"/>
          <w:color w:val="000000"/>
          <w:sz w:val="16"/>
          <w:szCs w:val="16"/>
          <w:lang w:val="en-US"/>
          <w:rPrChange w:id="6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6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lastRenderedPageBreak/>
        <w:tab/>
      </w:r>
      <w:r w:rsidR="00A613F7">
        <w:fldChar w:fldCharType="begin"/>
      </w:r>
      <w:r w:rsidR="00A613F7" w:rsidRPr="00E96996">
        <w:rPr>
          <w:lang w:val="en-US"/>
          <w:rPrChange w:id="70" w:author="Jose Antonio Montero" w:date="2020-11-03T23:20:00Z">
            <w:rPr/>
          </w:rPrChange>
        </w:rPr>
        <w:instrText xml:space="preserve"> HYPERLINK "https://operaoviedo.koobin.com/butterfly" </w:instrText>
      </w:r>
      <w:r w:rsidR="00A613F7">
        <w:fldChar w:fldCharType="separate"/>
      </w:r>
      <w:r w:rsidRPr="00E96996">
        <w:rPr>
          <w:rStyle w:val="Hipervnculo"/>
          <w:rFonts w:cs="Arial"/>
          <w:sz w:val="16"/>
          <w:szCs w:val="16"/>
          <w:lang w:val="en-US"/>
          <w:rPrChange w:id="71" w:author="Jose Antonio Montero" w:date="2020-11-03T23:20:00Z">
            <w:rPr>
              <w:rStyle w:val="Hipervnculo"/>
              <w:rFonts w:cs="Arial"/>
              <w:sz w:val="16"/>
              <w:szCs w:val="16"/>
            </w:rPr>
          </w:rPrChange>
        </w:rPr>
        <w:t>https://operaoviedo.koobin.com/butterfly</w:t>
      </w:r>
      <w:r w:rsidR="00A613F7">
        <w:rPr>
          <w:rStyle w:val="Hipervnculo"/>
          <w:rFonts w:cs="Arial"/>
          <w:sz w:val="16"/>
          <w:szCs w:val="16"/>
        </w:rPr>
        <w:fldChar w:fldCharType="end"/>
      </w:r>
    </w:p>
    <w:p w14:paraId="36BE7B9B" w14:textId="2D2439BD" w:rsidR="006C3749" w:rsidRPr="00E96996" w:rsidRDefault="006C3749" w:rsidP="001627FD">
      <w:pPr>
        <w:pStyle w:val="Emphasis"/>
        <w:rPr>
          <w:rFonts w:cs="Arial"/>
          <w:b/>
          <w:bCs/>
          <w:color w:val="000000"/>
          <w:sz w:val="16"/>
          <w:szCs w:val="16"/>
          <w:lang w:val="en-US"/>
          <w:rPrChange w:id="72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7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74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Inicial</w:t>
      </w:r>
      <w:proofErr w:type="spellEnd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75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 per a </w:t>
      </w:r>
      <w:proofErr w:type="spellStart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76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buscar</w:t>
      </w:r>
      <w:proofErr w:type="spellEnd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77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 sessions</w:t>
      </w:r>
    </w:p>
    <w:p w14:paraId="2F6A29AF" w14:textId="5F23B631" w:rsidR="006C3749" w:rsidRPr="00E96996" w:rsidRDefault="00F11DD3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7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7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8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Recinto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8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 &lt;meta content="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8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Ópera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8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de Oviedo" property="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8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og:site_name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8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"/&gt;</w:t>
      </w:r>
    </w:p>
    <w:p w14:paraId="33CE3170" w14:textId="254CA65E" w:rsidR="00F11DD3" w:rsidRPr="00E96996" w:rsidRDefault="00F11DD3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8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8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8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Evento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8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 &lt;meta content="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9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Madama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9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butterfly" property="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9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og:title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9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"/&gt;</w:t>
      </w:r>
    </w:p>
    <w:p w14:paraId="72226154" w14:textId="42ED27F0" w:rsidR="006C3749" w:rsidRPr="00AC4792" w:rsidRDefault="006C3749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</w:rPr>
      </w:pPr>
      <w:r w:rsidRPr="00E96996">
        <w:rPr>
          <w:rFonts w:cs="Arial"/>
          <w:color w:val="000000"/>
          <w:sz w:val="16"/>
          <w:szCs w:val="16"/>
          <w:lang w:val="en-US"/>
          <w:rPrChange w:id="9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="00F11DD3" w:rsidRPr="00AC4792">
        <w:rPr>
          <w:rFonts w:cs="Arial"/>
          <w:color w:val="000000"/>
          <w:sz w:val="16"/>
          <w:szCs w:val="16"/>
        </w:rPr>
        <w:t>Lista de sesiones:</w:t>
      </w:r>
    </w:p>
    <w:p w14:paraId="71A50729" w14:textId="1F21F9EE" w:rsidR="00F642A2" w:rsidRPr="00AC4792" w:rsidRDefault="00F642A2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</w:rPr>
      </w:pPr>
      <w:r w:rsidRPr="00AC4792">
        <w:rPr>
          <w:rFonts w:cs="Arial"/>
          <w:color w:val="000000"/>
          <w:sz w:val="16"/>
          <w:szCs w:val="16"/>
        </w:rPr>
        <w:tab/>
        <w:t>&lt;</w:t>
      </w:r>
      <w:proofErr w:type="spellStart"/>
      <w:r w:rsidRPr="00AC4792">
        <w:rPr>
          <w:rFonts w:cs="Arial"/>
          <w:color w:val="000000"/>
          <w:sz w:val="16"/>
          <w:szCs w:val="16"/>
        </w:rPr>
        <w:t>div</w:t>
      </w:r>
      <w:proofErr w:type="spellEnd"/>
      <w:r w:rsidRPr="00AC4792">
        <w:rPr>
          <w:rFonts w:cs="Arial"/>
          <w:color w:val="000000"/>
          <w:sz w:val="16"/>
          <w:szCs w:val="16"/>
        </w:rPr>
        <w:t xml:space="preserve"> </w:t>
      </w:r>
      <w:proofErr w:type="spellStart"/>
      <w:r w:rsidRPr="00AC4792">
        <w:rPr>
          <w:rFonts w:cs="Arial"/>
          <w:color w:val="000000"/>
          <w:sz w:val="16"/>
          <w:szCs w:val="16"/>
        </w:rPr>
        <w:t>class</w:t>
      </w:r>
      <w:proofErr w:type="spellEnd"/>
      <w:r w:rsidRPr="00AC4792">
        <w:rPr>
          <w:rFonts w:cs="Arial"/>
          <w:color w:val="000000"/>
          <w:sz w:val="16"/>
          <w:szCs w:val="16"/>
        </w:rPr>
        <w:t>="</w:t>
      </w:r>
      <w:proofErr w:type="spellStart"/>
      <w:r w:rsidRPr="00AC4792">
        <w:rPr>
          <w:rFonts w:cs="Arial"/>
          <w:color w:val="000000"/>
          <w:sz w:val="16"/>
          <w:szCs w:val="16"/>
        </w:rPr>
        <w:t>seleccioSessio</w:t>
      </w:r>
      <w:proofErr w:type="spellEnd"/>
      <w:r w:rsidRPr="00AC4792">
        <w:rPr>
          <w:rFonts w:cs="Arial"/>
          <w:color w:val="000000"/>
          <w:sz w:val="16"/>
          <w:szCs w:val="16"/>
        </w:rPr>
        <w:t>"&gt;</w:t>
      </w:r>
    </w:p>
    <w:p w14:paraId="358EDF3B" w14:textId="2A453307" w:rsidR="00F642A2" w:rsidRPr="00AC4792" w:rsidRDefault="00F11DD3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</w:rPr>
      </w:pPr>
      <w:r w:rsidRPr="00AC4792">
        <w:rPr>
          <w:rFonts w:cs="Arial"/>
          <w:color w:val="000000"/>
          <w:sz w:val="16"/>
          <w:szCs w:val="16"/>
        </w:rPr>
        <w:tab/>
      </w:r>
      <w:r w:rsidR="00F642A2" w:rsidRPr="00AC4792">
        <w:rPr>
          <w:rFonts w:cs="Arial"/>
          <w:color w:val="000000"/>
          <w:sz w:val="16"/>
          <w:szCs w:val="16"/>
        </w:rPr>
        <w:t>&lt;</w:t>
      </w:r>
      <w:proofErr w:type="spellStart"/>
      <w:r w:rsidR="00F642A2" w:rsidRPr="00AC4792">
        <w:rPr>
          <w:rFonts w:cs="Arial"/>
          <w:color w:val="000000"/>
          <w:sz w:val="16"/>
          <w:szCs w:val="16"/>
        </w:rPr>
        <w:t>div</w:t>
      </w:r>
      <w:proofErr w:type="spellEnd"/>
      <w:r w:rsidR="00F642A2" w:rsidRPr="00AC4792">
        <w:rPr>
          <w:rFonts w:cs="Arial"/>
          <w:color w:val="000000"/>
          <w:sz w:val="16"/>
          <w:szCs w:val="16"/>
        </w:rPr>
        <w:t xml:space="preserve"> </w:t>
      </w:r>
      <w:proofErr w:type="spellStart"/>
      <w:r w:rsidR="00F642A2" w:rsidRPr="00AC4792">
        <w:rPr>
          <w:rFonts w:cs="Arial"/>
          <w:color w:val="000000"/>
          <w:sz w:val="16"/>
          <w:szCs w:val="16"/>
        </w:rPr>
        <w:t>class</w:t>
      </w:r>
      <w:proofErr w:type="spellEnd"/>
      <w:r w:rsidR="00F642A2" w:rsidRPr="00AC4792">
        <w:rPr>
          <w:rFonts w:cs="Arial"/>
          <w:color w:val="000000"/>
          <w:sz w:val="16"/>
          <w:szCs w:val="16"/>
        </w:rPr>
        <w:t>="</w:t>
      </w:r>
      <w:proofErr w:type="spellStart"/>
      <w:r w:rsidR="00F642A2" w:rsidRPr="00AC4792">
        <w:rPr>
          <w:rFonts w:cs="Arial"/>
          <w:color w:val="000000"/>
          <w:sz w:val="16"/>
          <w:szCs w:val="16"/>
        </w:rPr>
        <w:t>titoldiasessio</w:t>
      </w:r>
      <w:proofErr w:type="spellEnd"/>
      <w:r w:rsidR="00F642A2" w:rsidRPr="00AC4792">
        <w:rPr>
          <w:rFonts w:cs="Arial"/>
          <w:color w:val="000000"/>
          <w:sz w:val="16"/>
          <w:szCs w:val="16"/>
        </w:rPr>
        <w:t>"&gt;</w:t>
      </w:r>
    </w:p>
    <w:p w14:paraId="45169CD2" w14:textId="3BC363DE" w:rsidR="00F642A2" w:rsidRPr="00AC4792" w:rsidRDefault="00F642A2" w:rsidP="00F642A2">
      <w:pPr>
        <w:pStyle w:val="Emphasis"/>
        <w:rPr>
          <w:rFonts w:cs="Arial"/>
          <w:color w:val="000000"/>
          <w:sz w:val="16"/>
          <w:szCs w:val="16"/>
        </w:rPr>
      </w:pPr>
      <w:r w:rsidRPr="00AC4792">
        <w:rPr>
          <w:rFonts w:cs="Arial"/>
          <w:color w:val="000000"/>
          <w:sz w:val="16"/>
          <w:szCs w:val="16"/>
        </w:rPr>
        <w:t xml:space="preserve">             </w:t>
      </w:r>
      <w:r w:rsidRPr="00AC4792">
        <w:rPr>
          <w:rFonts w:cs="Arial"/>
          <w:color w:val="000000"/>
          <w:sz w:val="16"/>
          <w:szCs w:val="16"/>
        </w:rPr>
        <w:tab/>
        <w:t>Lunes,  9 de noviembre de 2020</w:t>
      </w:r>
    </w:p>
    <w:p w14:paraId="1C2A1E95" w14:textId="4B5D24C3" w:rsidR="00F11DD3" w:rsidRPr="00E96996" w:rsidRDefault="00F642A2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9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AC4792">
        <w:rPr>
          <w:rFonts w:cs="Arial"/>
          <w:color w:val="000000"/>
          <w:sz w:val="16"/>
          <w:szCs w:val="16"/>
        </w:rPr>
        <w:t xml:space="preserve">           </w:t>
      </w:r>
      <w:r w:rsidRPr="00AC4792">
        <w:rPr>
          <w:rFonts w:cs="Arial"/>
          <w:color w:val="000000"/>
          <w:sz w:val="16"/>
          <w:szCs w:val="16"/>
        </w:rPr>
        <w:tab/>
      </w:r>
      <w:r w:rsidRPr="00E96996">
        <w:rPr>
          <w:rFonts w:cs="Arial"/>
          <w:color w:val="000000"/>
          <w:sz w:val="16"/>
          <w:szCs w:val="16"/>
          <w:lang w:val="en-US"/>
          <w:rPrChange w:id="9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&lt;/div&gt;</w:t>
      </w:r>
    </w:p>
    <w:p w14:paraId="767D52BC" w14:textId="4F5831D8" w:rsidR="00F642A2" w:rsidRPr="00E96996" w:rsidRDefault="00F642A2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9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9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E96996">
        <w:rPr>
          <w:rFonts w:cs="Arial"/>
          <w:color w:val="000000"/>
          <w:sz w:val="16"/>
          <w:szCs w:val="16"/>
          <w:lang w:val="en-US"/>
          <w:rPrChange w:id="9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  <w:t>&lt;div class="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0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titolhorasessio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0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"&gt;</w:t>
      </w:r>
    </w:p>
    <w:p w14:paraId="40DBE724" w14:textId="6353D916" w:rsidR="00F642A2" w:rsidRPr="00E96996" w:rsidRDefault="00F642A2" w:rsidP="00AC4792">
      <w:pPr>
        <w:pStyle w:val="Emphasis"/>
        <w:tabs>
          <w:tab w:val="left" w:pos="1985"/>
        </w:tabs>
        <w:rPr>
          <w:rFonts w:cs="Arial"/>
          <w:color w:val="000000"/>
          <w:sz w:val="16"/>
          <w:szCs w:val="16"/>
          <w:lang w:val="en-US"/>
          <w:rPrChange w:id="10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0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             </w:t>
      </w:r>
      <w:r w:rsidRPr="00E96996">
        <w:rPr>
          <w:rFonts w:cs="Arial"/>
          <w:color w:val="000000"/>
          <w:sz w:val="16"/>
          <w:szCs w:val="16"/>
          <w:lang w:val="en-US"/>
          <w:rPrChange w:id="10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0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Sesión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0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20:00 h</w:t>
      </w:r>
    </w:p>
    <w:p w14:paraId="1E1F227C" w14:textId="22BC1189" w:rsidR="006C3749" w:rsidRPr="00E96996" w:rsidRDefault="00F642A2" w:rsidP="00F642A2">
      <w:pPr>
        <w:pStyle w:val="Emphasis"/>
        <w:rPr>
          <w:rFonts w:cs="Arial"/>
          <w:color w:val="000000"/>
          <w:sz w:val="16"/>
          <w:szCs w:val="16"/>
          <w:lang w:val="en-US"/>
          <w:rPrChange w:id="10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0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            </w:t>
      </w:r>
      <w:r w:rsidRPr="00E96996">
        <w:rPr>
          <w:rFonts w:cs="Arial"/>
          <w:color w:val="000000"/>
          <w:sz w:val="16"/>
          <w:szCs w:val="16"/>
          <w:lang w:val="en-US"/>
          <w:rPrChange w:id="10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  <w:t>&lt;/div&gt;</w:t>
      </w:r>
    </w:p>
    <w:p w14:paraId="24680C7A" w14:textId="00B17734" w:rsidR="00221C1A" w:rsidRPr="00E96996" w:rsidRDefault="00221C1A" w:rsidP="00AC4792">
      <w:pPr>
        <w:pStyle w:val="Emphasis"/>
        <w:tabs>
          <w:tab w:val="left" w:pos="709"/>
        </w:tabs>
        <w:rPr>
          <w:rFonts w:cs="Arial"/>
          <w:b/>
          <w:bCs/>
          <w:color w:val="000000"/>
          <w:sz w:val="16"/>
          <w:szCs w:val="16"/>
          <w:lang w:val="en-US"/>
          <w:rPrChange w:id="110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1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="00AC4792" w:rsidRPr="00E96996">
        <w:rPr>
          <w:rFonts w:cs="Arial"/>
          <w:color w:val="000000"/>
          <w:sz w:val="16"/>
          <w:szCs w:val="16"/>
          <w:lang w:val="en-US"/>
          <w:rPrChange w:id="11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13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Link </w:t>
      </w:r>
    </w:p>
    <w:p w14:paraId="1EE43060" w14:textId="09032CE9" w:rsidR="006C3749" w:rsidRPr="00E96996" w:rsidRDefault="00F642A2" w:rsidP="001627FD">
      <w:pPr>
        <w:pStyle w:val="Emphasis"/>
        <w:rPr>
          <w:rFonts w:cs="Arial"/>
          <w:color w:val="000000"/>
          <w:sz w:val="16"/>
          <w:szCs w:val="16"/>
          <w:lang w:val="en-US"/>
          <w:rPrChange w:id="11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1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  <w:t>&lt;a class="</w:t>
      </w:r>
      <w:proofErr w:type="spellStart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16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buttonBig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1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</w:t>
      </w:r>
      <w:r w:rsidR="00AC4792" w:rsidRPr="00E96996">
        <w:rPr>
          <w:rFonts w:cs="Arial"/>
          <w:color w:val="000000"/>
          <w:sz w:val="16"/>
          <w:szCs w:val="16"/>
          <w:lang w:val="en-US"/>
          <w:rPrChange w:id="11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</w:t>
      </w:r>
      <w:r w:rsidRPr="00E96996">
        <w:rPr>
          <w:rFonts w:cs="Arial"/>
          <w:color w:val="000000"/>
          <w:sz w:val="16"/>
          <w:szCs w:val="16"/>
          <w:lang w:val="en-US"/>
          <w:rPrChange w:id="11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href="https://operaoviedo.koobin.com/index.php?action=PU_evento&amp;amp;Ev_id=422"&gt;</w:t>
      </w:r>
    </w:p>
    <w:p w14:paraId="16982038" w14:textId="5CD8D766" w:rsidR="00F642A2" w:rsidRPr="00AC4792" w:rsidRDefault="00221C1A" w:rsidP="00AC4792">
      <w:pPr>
        <w:pStyle w:val="Emphasis"/>
        <w:numPr>
          <w:ilvl w:val="0"/>
          <w:numId w:val="17"/>
        </w:numPr>
        <w:ind w:left="1134"/>
        <w:rPr>
          <w:rFonts w:cs="Arial"/>
          <w:color w:val="000000"/>
          <w:sz w:val="16"/>
          <w:szCs w:val="16"/>
        </w:rPr>
      </w:pPr>
      <w:r w:rsidRPr="00AC4792">
        <w:rPr>
          <w:rFonts w:cs="Arial"/>
          <w:color w:val="000000"/>
          <w:sz w:val="16"/>
          <w:szCs w:val="16"/>
        </w:rPr>
        <w:t xml:space="preserve">El </w:t>
      </w:r>
      <w:proofErr w:type="spellStart"/>
      <w:r w:rsidRPr="00AC4792">
        <w:rPr>
          <w:rFonts w:cs="Arial"/>
          <w:color w:val="000000"/>
          <w:sz w:val="16"/>
          <w:szCs w:val="16"/>
        </w:rPr>
        <w:t>patró</w:t>
      </w:r>
      <w:proofErr w:type="spellEnd"/>
      <w:r w:rsidRPr="00AC4792">
        <w:rPr>
          <w:rFonts w:cs="Arial"/>
          <w:color w:val="000000"/>
          <w:sz w:val="16"/>
          <w:szCs w:val="16"/>
        </w:rPr>
        <w:t xml:space="preserve"> </w:t>
      </w:r>
      <w:proofErr w:type="spellStart"/>
      <w:r w:rsidRPr="00AC4792">
        <w:rPr>
          <w:rFonts w:cs="Arial"/>
          <w:color w:val="000000"/>
          <w:sz w:val="16"/>
          <w:szCs w:val="16"/>
        </w:rPr>
        <w:t>és</w:t>
      </w:r>
      <w:proofErr w:type="spellEnd"/>
    </w:p>
    <w:p w14:paraId="05CC3AA3" w14:textId="2797D195" w:rsidR="00221C1A" w:rsidRPr="00AC4792" w:rsidRDefault="001A5ECD" w:rsidP="002273DC">
      <w:pPr>
        <w:pStyle w:val="Emphasis"/>
        <w:ind w:firstLine="720"/>
        <w:rPr>
          <w:rFonts w:cs="Arial"/>
          <w:color w:val="000000"/>
          <w:sz w:val="16"/>
          <w:szCs w:val="16"/>
        </w:rPr>
      </w:pPr>
      <w:hyperlink r:id="rId10" w:history="1">
        <w:r w:rsidR="002273DC" w:rsidRPr="00AC4792">
          <w:rPr>
            <w:rStyle w:val="Hipervnculo"/>
            <w:rFonts w:cs="Arial"/>
            <w:sz w:val="16"/>
            <w:szCs w:val="16"/>
          </w:rPr>
          <w:t>https://operaoviedo.koobin.com/index.php?action=PU_evento&amp;amp;Ev_id=</w:t>
        </w:r>
      </w:hyperlink>
    </w:p>
    <w:p w14:paraId="44CE5B70" w14:textId="77777777" w:rsidR="00221C1A" w:rsidRPr="00AC4792" w:rsidRDefault="00221C1A" w:rsidP="00221C1A">
      <w:pPr>
        <w:pStyle w:val="Emphasis"/>
        <w:rPr>
          <w:rFonts w:cs="Arial"/>
          <w:color w:val="000000"/>
          <w:sz w:val="16"/>
          <w:szCs w:val="16"/>
        </w:rPr>
      </w:pPr>
    </w:p>
    <w:p w14:paraId="163CE972" w14:textId="2B67B5E0" w:rsidR="00B45F69" w:rsidRPr="00E96996" w:rsidRDefault="00B45F69" w:rsidP="001627FD">
      <w:pPr>
        <w:pStyle w:val="Emphasis"/>
        <w:rPr>
          <w:rFonts w:cs="Arial"/>
          <w:b/>
          <w:bCs/>
          <w:color w:val="000000"/>
          <w:sz w:val="16"/>
          <w:szCs w:val="16"/>
          <w:lang w:val="en-US"/>
          <w:rPrChange w:id="120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</w:pPr>
      <w:r w:rsidRPr="00AC4792">
        <w:rPr>
          <w:rFonts w:cs="Arial"/>
          <w:color w:val="000000"/>
          <w:sz w:val="16"/>
          <w:szCs w:val="16"/>
        </w:rPr>
        <w:tab/>
      </w:r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1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Madame Butterfly 09/11 20:00 </w:t>
      </w:r>
      <w:r w:rsidRPr="00AC4792">
        <w:rPr>
          <w:rFonts w:cs="Arial"/>
          <w:b/>
          <w:bCs/>
          <w:color w:val="000000"/>
          <w:sz w:val="16"/>
          <w:szCs w:val="16"/>
        </w:rPr>
        <w:sym w:font="Wingdings" w:char="F0E0"/>
      </w:r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2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3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patró</w:t>
      </w:r>
      <w:proofErr w:type="spellEnd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4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 per a </w:t>
      </w:r>
      <w:proofErr w:type="spellStart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5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>preus</w:t>
      </w:r>
      <w:proofErr w:type="spellEnd"/>
      <w:r w:rsidRPr="00E96996">
        <w:rPr>
          <w:rFonts w:cs="Arial"/>
          <w:b/>
          <w:bCs/>
          <w:color w:val="000000"/>
          <w:sz w:val="16"/>
          <w:szCs w:val="16"/>
          <w:lang w:val="en-US"/>
          <w:rPrChange w:id="126" w:author="Jose Antonio Montero" w:date="2020-11-03T23:20:00Z">
            <w:rPr>
              <w:rFonts w:cs="Arial"/>
              <w:b/>
              <w:bCs/>
              <w:color w:val="000000"/>
              <w:sz w:val="16"/>
              <w:szCs w:val="16"/>
            </w:rPr>
          </w:rPrChange>
        </w:rPr>
        <w:t xml:space="preserve"> </w:t>
      </w:r>
    </w:p>
    <w:p w14:paraId="7217FC70" w14:textId="20E83C59" w:rsidR="00ED62ED" w:rsidRPr="00E96996" w:rsidRDefault="00ED62ED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12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2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2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Recinto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3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   &lt;meta content="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3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Ópera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3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de Oviedo" property="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3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og:site_name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3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"/&gt;</w:t>
      </w:r>
    </w:p>
    <w:p w14:paraId="1548F457" w14:textId="67747005" w:rsidR="00B45F69" w:rsidRPr="00E96996" w:rsidRDefault="00B45F69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13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3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3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Evento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3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 Title</w:t>
      </w:r>
      <w:r w:rsidR="00AC4792" w:rsidRPr="00E96996">
        <w:rPr>
          <w:rFonts w:cs="Arial"/>
          <w:color w:val="000000"/>
          <w:sz w:val="16"/>
          <w:szCs w:val="16"/>
          <w:lang w:val="en-US"/>
          <w:rPrChange w:id="13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</w:t>
      </w:r>
      <w:r w:rsidRPr="00E96996">
        <w:rPr>
          <w:rFonts w:cs="Arial"/>
          <w:color w:val="000000"/>
          <w:sz w:val="16"/>
          <w:szCs w:val="16"/>
          <w:lang w:val="en-US"/>
          <w:rPrChange w:id="14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&lt;meta content="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4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Madama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4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butterfly" property="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4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og:title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4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"/&gt;</w:t>
      </w:r>
    </w:p>
    <w:p w14:paraId="78B8F106" w14:textId="030FEB18" w:rsidR="00B45F69" w:rsidRPr="00AC4792" w:rsidRDefault="00B45F69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</w:rPr>
      </w:pPr>
      <w:r w:rsidRPr="00E96996">
        <w:rPr>
          <w:rFonts w:cs="Arial"/>
          <w:color w:val="000000"/>
          <w:sz w:val="16"/>
          <w:szCs w:val="16"/>
          <w:lang w:val="en-US"/>
          <w:rPrChange w:id="14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AC4792">
        <w:rPr>
          <w:rFonts w:cs="Arial"/>
          <w:color w:val="000000"/>
          <w:sz w:val="16"/>
          <w:szCs w:val="16"/>
        </w:rPr>
        <w:t>Sesión : &lt;</w:t>
      </w:r>
      <w:proofErr w:type="spellStart"/>
      <w:r w:rsidRPr="00AC4792">
        <w:rPr>
          <w:rFonts w:cs="Arial"/>
          <w:color w:val="000000"/>
          <w:sz w:val="16"/>
          <w:szCs w:val="16"/>
        </w:rPr>
        <w:t>span</w:t>
      </w:r>
      <w:proofErr w:type="spellEnd"/>
      <w:r w:rsidRPr="00AC4792">
        <w:rPr>
          <w:rFonts w:cs="Arial"/>
          <w:color w:val="000000"/>
          <w:sz w:val="16"/>
          <w:szCs w:val="16"/>
        </w:rPr>
        <w:t xml:space="preserve"> </w:t>
      </w:r>
      <w:proofErr w:type="spellStart"/>
      <w:r w:rsidRPr="00AC4792">
        <w:rPr>
          <w:rFonts w:cs="Arial"/>
          <w:color w:val="000000"/>
          <w:sz w:val="16"/>
          <w:szCs w:val="16"/>
        </w:rPr>
        <w:t>class</w:t>
      </w:r>
      <w:proofErr w:type="spellEnd"/>
      <w:r w:rsidRPr="00AC4792">
        <w:rPr>
          <w:rFonts w:cs="Arial"/>
          <w:color w:val="000000"/>
          <w:sz w:val="16"/>
          <w:szCs w:val="16"/>
        </w:rPr>
        <w:t>="</w:t>
      </w:r>
      <w:proofErr w:type="spellStart"/>
      <w:r w:rsidRPr="00AC4792">
        <w:rPr>
          <w:rFonts w:cs="Arial"/>
          <w:color w:val="000000"/>
          <w:sz w:val="16"/>
          <w:szCs w:val="16"/>
        </w:rPr>
        <w:t>eventoTaronja</w:t>
      </w:r>
      <w:proofErr w:type="spellEnd"/>
      <w:r w:rsidRPr="00AC4792">
        <w:rPr>
          <w:rFonts w:cs="Arial"/>
          <w:color w:val="000000"/>
          <w:sz w:val="16"/>
          <w:szCs w:val="16"/>
        </w:rPr>
        <w:t>"&gt;</w:t>
      </w:r>
      <w:r w:rsidR="00AC4792">
        <w:rPr>
          <w:rFonts w:cs="Arial"/>
          <w:color w:val="000000"/>
          <w:sz w:val="16"/>
          <w:szCs w:val="16"/>
        </w:rPr>
        <w:t xml:space="preserve"> </w:t>
      </w:r>
      <w:r w:rsidRPr="00AC4792">
        <w:rPr>
          <w:rFonts w:cs="Arial"/>
          <w:color w:val="000000"/>
          <w:sz w:val="16"/>
          <w:szCs w:val="16"/>
        </w:rPr>
        <w:t>lunes,  9 de noviembre de 2020, 20:00 h</w:t>
      </w:r>
    </w:p>
    <w:p w14:paraId="29B6C713" w14:textId="57E1D35D" w:rsidR="00B45F69" w:rsidRPr="00E96996" w:rsidRDefault="00B45F69" w:rsidP="00AC4792">
      <w:pPr>
        <w:pStyle w:val="Emphasis"/>
        <w:tabs>
          <w:tab w:val="left" w:pos="1843"/>
        </w:tabs>
        <w:rPr>
          <w:rFonts w:cs="Arial"/>
          <w:color w:val="000000"/>
          <w:sz w:val="16"/>
          <w:szCs w:val="16"/>
          <w:lang w:val="en-US"/>
          <w:rPrChange w:id="14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AC4792">
        <w:rPr>
          <w:rFonts w:cs="Arial"/>
          <w:color w:val="000000"/>
          <w:sz w:val="16"/>
          <w:szCs w:val="16"/>
        </w:rPr>
        <w:t xml:space="preserve">      </w:t>
      </w:r>
      <w:r w:rsidRPr="00AC4792">
        <w:rPr>
          <w:rFonts w:cs="Arial"/>
          <w:color w:val="000000"/>
          <w:sz w:val="16"/>
          <w:szCs w:val="16"/>
        </w:rPr>
        <w:tab/>
      </w:r>
      <w:r w:rsidRPr="00E96996">
        <w:rPr>
          <w:rFonts w:cs="Arial"/>
          <w:color w:val="000000"/>
          <w:sz w:val="16"/>
          <w:szCs w:val="16"/>
          <w:lang w:val="en-US"/>
          <w:rPrChange w:id="14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&lt;/span&gt;</w:t>
      </w:r>
    </w:p>
    <w:p w14:paraId="25527CE8" w14:textId="0D767DF7" w:rsidR="00B45F69" w:rsidRPr="00E96996" w:rsidRDefault="00B45F69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14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4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="00ED62ED" w:rsidRPr="00E96996">
        <w:rPr>
          <w:rFonts w:cs="Arial"/>
          <w:color w:val="000000"/>
          <w:sz w:val="16"/>
          <w:szCs w:val="16"/>
          <w:lang w:val="en-US"/>
          <w:rPrChange w:id="15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Zona </w:t>
      </w:r>
      <w:proofErr w:type="spellStart"/>
      <w:r w:rsidR="00ED62ED" w:rsidRPr="00E96996">
        <w:rPr>
          <w:rFonts w:cs="Arial"/>
          <w:color w:val="000000"/>
          <w:sz w:val="16"/>
          <w:szCs w:val="16"/>
          <w:lang w:val="en-US"/>
          <w:rPrChange w:id="15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Preu</w:t>
      </w:r>
      <w:proofErr w:type="spellEnd"/>
      <w:r w:rsidR="00ED62ED" w:rsidRPr="00E96996">
        <w:rPr>
          <w:rFonts w:cs="Arial"/>
          <w:color w:val="000000"/>
          <w:sz w:val="16"/>
          <w:szCs w:val="16"/>
          <w:lang w:val="en-US"/>
          <w:rPrChange w:id="15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</w:t>
      </w:r>
      <w:r w:rsidR="00ED62ED" w:rsidRPr="00E96996">
        <w:rPr>
          <w:sz w:val="16"/>
          <w:szCs w:val="16"/>
          <w:lang w:val="en-US"/>
          <w:rPrChange w:id="153" w:author="Jose Antonio Montero" w:date="2020-11-03T23:20:00Z">
            <w:rPr>
              <w:sz w:val="16"/>
              <w:szCs w:val="16"/>
            </w:rPr>
          </w:rPrChange>
        </w:rPr>
        <w:t xml:space="preserve"> </w:t>
      </w:r>
      <w:r w:rsidR="00ED62ED" w:rsidRPr="00E96996">
        <w:rPr>
          <w:rFonts w:cs="Arial"/>
          <w:color w:val="000000"/>
          <w:sz w:val="16"/>
          <w:szCs w:val="16"/>
          <w:lang w:val="en-US"/>
          <w:rPrChange w:id="15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class="</w:t>
      </w:r>
      <w:proofErr w:type="spellStart"/>
      <w:r w:rsidR="00ED62ED" w:rsidRPr="00E96996">
        <w:rPr>
          <w:rFonts w:cs="Arial"/>
          <w:color w:val="000000"/>
          <w:sz w:val="16"/>
          <w:szCs w:val="16"/>
          <w:lang w:val="en-US"/>
          <w:rPrChange w:id="15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areaNom</w:t>
      </w:r>
      <w:proofErr w:type="spellEnd"/>
      <w:r w:rsidR="00ED62ED" w:rsidRPr="00E96996">
        <w:rPr>
          <w:rFonts w:cs="Arial"/>
          <w:color w:val="000000"/>
          <w:sz w:val="16"/>
          <w:szCs w:val="16"/>
          <w:lang w:val="en-US"/>
          <w:rPrChange w:id="15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 (</w:t>
      </w:r>
      <w:proofErr w:type="spellStart"/>
      <w:r w:rsidR="00ED62ED" w:rsidRPr="00E96996">
        <w:rPr>
          <w:rFonts w:cs="Arial"/>
          <w:color w:val="000000"/>
          <w:sz w:val="16"/>
          <w:szCs w:val="16"/>
          <w:lang w:val="en-US"/>
          <w:rPrChange w:id="15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bucle</w:t>
      </w:r>
      <w:proofErr w:type="spellEnd"/>
      <w:r w:rsidR="00ED62ED" w:rsidRPr="00E96996">
        <w:rPr>
          <w:rFonts w:cs="Arial"/>
          <w:color w:val="000000"/>
          <w:sz w:val="16"/>
          <w:szCs w:val="16"/>
          <w:lang w:val="en-US"/>
          <w:rPrChange w:id="15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por class="</w:t>
      </w:r>
      <w:proofErr w:type="spellStart"/>
      <w:r w:rsidR="00ED62ED" w:rsidRPr="00E96996">
        <w:rPr>
          <w:rFonts w:cs="Arial"/>
          <w:color w:val="000000"/>
          <w:sz w:val="16"/>
          <w:szCs w:val="16"/>
          <w:lang w:val="en-US"/>
          <w:rPrChange w:id="15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seleccioarea</w:t>
      </w:r>
      <w:proofErr w:type="spellEnd"/>
      <w:r w:rsidR="00ED62ED" w:rsidRPr="00E96996">
        <w:rPr>
          <w:rFonts w:cs="Arial"/>
          <w:color w:val="000000"/>
          <w:sz w:val="16"/>
          <w:szCs w:val="16"/>
          <w:lang w:val="en-US"/>
          <w:rPrChange w:id="16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corner")</w:t>
      </w:r>
    </w:p>
    <w:p w14:paraId="141D77AD" w14:textId="62AF2630" w:rsidR="006C3749" w:rsidRPr="00E96996" w:rsidRDefault="00ED62ED" w:rsidP="00AC4792">
      <w:pPr>
        <w:pStyle w:val="Emphasis"/>
        <w:tabs>
          <w:tab w:val="left" w:pos="1134"/>
        </w:tabs>
        <w:rPr>
          <w:rFonts w:cs="Arial"/>
          <w:color w:val="000000"/>
          <w:sz w:val="16"/>
          <w:szCs w:val="16"/>
          <w:lang w:val="en-US"/>
          <w:rPrChange w:id="16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6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proofErr w:type="spellStart"/>
      <w:r w:rsidR="006C3749" w:rsidRPr="00E96996">
        <w:rPr>
          <w:rFonts w:cs="Arial"/>
          <w:color w:val="000000"/>
          <w:sz w:val="16"/>
          <w:szCs w:val="16"/>
          <w:lang w:val="en-US"/>
          <w:rPrChange w:id="16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Preu</w:t>
      </w:r>
      <w:proofErr w:type="spellEnd"/>
      <w:r w:rsidR="006C3749" w:rsidRPr="00E96996">
        <w:rPr>
          <w:rFonts w:cs="Arial"/>
          <w:color w:val="000000"/>
          <w:sz w:val="16"/>
          <w:szCs w:val="16"/>
          <w:lang w:val="en-US"/>
          <w:rPrChange w:id="16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: &lt;div class="</w:t>
      </w:r>
      <w:proofErr w:type="spellStart"/>
      <w:r w:rsidR="006C3749" w:rsidRPr="00E96996">
        <w:rPr>
          <w:rFonts w:cs="Arial"/>
          <w:color w:val="000000"/>
          <w:sz w:val="16"/>
          <w:szCs w:val="16"/>
          <w:lang w:val="en-US"/>
          <w:rPrChange w:id="16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areaPreu</w:t>
      </w:r>
      <w:proofErr w:type="spellEnd"/>
      <w:r w:rsidR="006C3749" w:rsidRPr="00E96996">
        <w:rPr>
          <w:rFonts w:cs="Arial"/>
          <w:color w:val="000000"/>
          <w:sz w:val="16"/>
          <w:szCs w:val="16"/>
          <w:lang w:val="en-US"/>
          <w:rPrChange w:id="16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"&gt;</w:t>
      </w:r>
      <w:r w:rsidR="00AC4792" w:rsidRPr="00E96996">
        <w:rPr>
          <w:rFonts w:cs="Arial"/>
          <w:color w:val="000000"/>
          <w:sz w:val="16"/>
          <w:szCs w:val="16"/>
          <w:lang w:val="en-US"/>
          <w:rPrChange w:id="16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</w:t>
      </w:r>
      <w:proofErr w:type="spellStart"/>
      <w:r w:rsidR="006C3749" w:rsidRPr="00E96996">
        <w:rPr>
          <w:rFonts w:cs="Arial"/>
          <w:color w:val="000000"/>
          <w:sz w:val="16"/>
          <w:szCs w:val="16"/>
          <w:lang w:val="en-US"/>
          <w:rPrChange w:id="16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Precio</w:t>
      </w:r>
      <w:proofErr w:type="spellEnd"/>
      <w:r w:rsidR="006C3749" w:rsidRPr="00E96996">
        <w:rPr>
          <w:rFonts w:cs="Arial"/>
          <w:color w:val="000000"/>
          <w:sz w:val="16"/>
          <w:szCs w:val="16"/>
          <w:lang w:val="en-US"/>
          <w:rPrChange w:id="16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:</w:t>
      </w:r>
    </w:p>
    <w:p w14:paraId="4984D601" w14:textId="10D35C1D" w:rsidR="006C3749" w:rsidRPr="00E96996" w:rsidRDefault="006C3749" w:rsidP="00AC4792">
      <w:pPr>
        <w:pStyle w:val="Emphasis"/>
        <w:tabs>
          <w:tab w:val="left" w:pos="1701"/>
        </w:tabs>
        <w:rPr>
          <w:rFonts w:cs="Arial"/>
          <w:color w:val="000000"/>
          <w:sz w:val="16"/>
          <w:szCs w:val="16"/>
          <w:lang w:val="en-US"/>
          <w:rPrChange w:id="17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</w:pPr>
      <w:r w:rsidRPr="00E96996">
        <w:rPr>
          <w:rFonts w:cs="Arial"/>
          <w:color w:val="000000"/>
          <w:sz w:val="16"/>
          <w:szCs w:val="16"/>
          <w:lang w:val="en-US"/>
          <w:rPrChange w:id="171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          </w:t>
      </w:r>
      <w:r w:rsidRPr="00E96996">
        <w:rPr>
          <w:rFonts w:cs="Arial"/>
          <w:color w:val="000000"/>
          <w:sz w:val="16"/>
          <w:szCs w:val="16"/>
          <w:lang w:val="en-US"/>
          <w:rPrChange w:id="172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  <w:t>&lt;strong class="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73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Taronja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74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sz w:val="16"/>
          <w:szCs w:val="16"/>
          <w:lang w:val="en-US"/>
          <w:rPrChange w:id="175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nowrap</w:t>
      </w:r>
      <w:proofErr w:type="spellEnd"/>
      <w:r w:rsidRPr="00E96996">
        <w:rPr>
          <w:rFonts w:cs="Arial"/>
          <w:color w:val="000000"/>
          <w:sz w:val="16"/>
          <w:szCs w:val="16"/>
          <w:lang w:val="en-US"/>
          <w:rPrChange w:id="176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>"&gt;</w:t>
      </w:r>
    </w:p>
    <w:p w14:paraId="0812BA03" w14:textId="0A1B231A" w:rsidR="006C3749" w:rsidRPr="00AC4792" w:rsidRDefault="006C3749" w:rsidP="006C3749">
      <w:pPr>
        <w:pStyle w:val="Emphasis"/>
        <w:rPr>
          <w:rFonts w:cs="Arial"/>
          <w:b/>
          <w:bCs/>
          <w:color w:val="000000"/>
          <w:sz w:val="16"/>
          <w:szCs w:val="16"/>
        </w:rPr>
      </w:pPr>
      <w:r w:rsidRPr="00E96996">
        <w:rPr>
          <w:rFonts w:cs="Arial"/>
          <w:color w:val="000000"/>
          <w:sz w:val="16"/>
          <w:szCs w:val="16"/>
          <w:lang w:val="en-US"/>
          <w:rPrChange w:id="177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 xml:space="preserve">           </w:t>
      </w:r>
      <w:r w:rsidRPr="00E96996">
        <w:rPr>
          <w:rFonts w:cs="Arial"/>
          <w:color w:val="000000"/>
          <w:sz w:val="16"/>
          <w:szCs w:val="16"/>
          <w:lang w:val="en-US"/>
          <w:rPrChange w:id="178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E96996">
        <w:rPr>
          <w:rFonts w:cs="Arial"/>
          <w:color w:val="000000"/>
          <w:sz w:val="16"/>
          <w:szCs w:val="16"/>
          <w:lang w:val="en-US"/>
          <w:rPrChange w:id="179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</w:r>
      <w:r w:rsidRPr="00E96996">
        <w:rPr>
          <w:rFonts w:cs="Arial"/>
          <w:color w:val="000000"/>
          <w:sz w:val="16"/>
          <w:szCs w:val="16"/>
          <w:lang w:val="en-US"/>
          <w:rPrChange w:id="180" w:author="Jose Antonio Montero" w:date="2020-11-03T23:20:00Z">
            <w:rPr>
              <w:rFonts w:cs="Arial"/>
              <w:color w:val="000000"/>
              <w:sz w:val="16"/>
              <w:szCs w:val="16"/>
            </w:rPr>
          </w:rPrChange>
        </w:rPr>
        <w:tab/>
        <w:t xml:space="preserve"> </w:t>
      </w:r>
      <w:r w:rsidRPr="00AC4792">
        <w:rPr>
          <w:rFonts w:cs="Arial"/>
          <w:b/>
          <w:bCs/>
          <w:color w:val="000000"/>
          <w:sz w:val="16"/>
          <w:szCs w:val="16"/>
        </w:rPr>
        <w:t>16,00 €</w:t>
      </w:r>
    </w:p>
    <w:p w14:paraId="5176A9CE" w14:textId="53959C04" w:rsidR="006C3749" w:rsidRPr="00AC4792" w:rsidRDefault="006C3749" w:rsidP="00AC4792">
      <w:pPr>
        <w:pStyle w:val="Emphasis"/>
        <w:tabs>
          <w:tab w:val="left" w:pos="1701"/>
        </w:tabs>
        <w:rPr>
          <w:rFonts w:cs="Arial"/>
          <w:color w:val="000000"/>
          <w:sz w:val="16"/>
          <w:szCs w:val="16"/>
        </w:rPr>
      </w:pPr>
      <w:r w:rsidRPr="00AC4792">
        <w:rPr>
          <w:rFonts w:cs="Arial"/>
          <w:color w:val="000000"/>
          <w:sz w:val="16"/>
          <w:szCs w:val="16"/>
        </w:rPr>
        <w:t xml:space="preserve">           </w:t>
      </w:r>
      <w:r w:rsidRPr="00AC4792">
        <w:rPr>
          <w:rFonts w:cs="Arial"/>
          <w:color w:val="000000"/>
          <w:sz w:val="16"/>
          <w:szCs w:val="16"/>
        </w:rPr>
        <w:tab/>
        <w:t>&lt;/</w:t>
      </w:r>
      <w:proofErr w:type="spellStart"/>
      <w:r w:rsidRPr="00AC4792">
        <w:rPr>
          <w:rFonts w:cs="Arial"/>
          <w:color w:val="000000"/>
          <w:sz w:val="16"/>
          <w:szCs w:val="16"/>
        </w:rPr>
        <w:t>strong</w:t>
      </w:r>
      <w:proofErr w:type="spellEnd"/>
      <w:r w:rsidRPr="00AC4792">
        <w:rPr>
          <w:rFonts w:cs="Arial"/>
          <w:color w:val="000000"/>
          <w:sz w:val="16"/>
          <w:szCs w:val="16"/>
        </w:rPr>
        <w:t>&gt;</w:t>
      </w:r>
    </w:p>
    <w:p w14:paraId="21B58738" w14:textId="68EF380D" w:rsidR="00B45F69" w:rsidRPr="00AC4792" w:rsidRDefault="006C3749" w:rsidP="00AC4792">
      <w:pPr>
        <w:pStyle w:val="Emphasis"/>
        <w:tabs>
          <w:tab w:val="left" w:pos="1701"/>
        </w:tabs>
        <w:rPr>
          <w:rFonts w:cs="Arial"/>
          <w:color w:val="000000"/>
          <w:sz w:val="16"/>
          <w:szCs w:val="16"/>
          <w:u w:val="single"/>
        </w:rPr>
      </w:pPr>
      <w:r w:rsidRPr="00AC4792">
        <w:rPr>
          <w:rFonts w:cs="Arial"/>
          <w:color w:val="000000"/>
          <w:sz w:val="16"/>
          <w:szCs w:val="16"/>
        </w:rPr>
        <w:t xml:space="preserve">          </w:t>
      </w:r>
      <w:r w:rsidRPr="00AC4792">
        <w:rPr>
          <w:rFonts w:cs="Arial"/>
          <w:color w:val="000000"/>
          <w:sz w:val="16"/>
          <w:szCs w:val="16"/>
        </w:rPr>
        <w:tab/>
        <w:t>&lt;/</w:t>
      </w:r>
      <w:proofErr w:type="spellStart"/>
      <w:r w:rsidRPr="00AC4792">
        <w:rPr>
          <w:rFonts w:cs="Arial"/>
          <w:color w:val="000000"/>
          <w:sz w:val="16"/>
          <w:szCs w:val="16"/>
        </w:rPr>
        <w:t>div</w:t>
      </w:r>
      <w:proofErr w:type="spellEnd"/>
      <w:r w:rsidRPr="00AC4792">
        <w:rPr>
          <w:rFonts w:cs="Arial"/>
          <w:color w:val="000000"/>
          <w:sz w:val="16"/>
          <w:szCs w:val="16"/>
        </w:rPr>
        <w:t>&gt;</w:t>
      </w:r>
    </w:p>
    <w:p w14:paraId="238793BF" w14:textId="6C09F859" w:rsidR="006B29CC" w:rsidRDefault="00B45F69" w:rsidP="00C9028A">
      <w:pPr>
        <w:pStyle w:val="Emphasis"/>
        <w:rPr>
          <w:rFonts w:cs="Arial"/>
          <w:color w:val="000000"/>
        </w:rPr>
      </w:pPr>
      <w:r>
        <w:rPr>
          <w:rFonts w:cs="Arial"/>
          <w:color w:val="000000"/>
        </w:rPr>
        <w:tab/>
      </w:r>
    </w:p>
    <w:p w14:paraId="50412B6A" w14:textId="4957C285" w:rsidR="00AD7471" w:rsidRDefault="004F0F97" w:rsidP="00AD7471">
      <w:pPr>
        <w:pStyle w:val="Subhead1"/>
        <w:rPr>
          <w:color w:val="0F243E"/>
        </w:rPr>
      </w:pPr>
      <w:bookmarkStart w:id="181" w:name="_Toc53932284"/>
      <w:proofErr w:type="spellStart"/>
      <w:r>
        <w:rPr>
          <w:color w:val="0F243E"/>
        </w:rPr>
        <w:t>Descripció</w:t>
      </w:r>
      <w:proofErr w:type="spellEnd"/>
      <w:r>
        <w:rPr>
          <w:color w:val="0F243E"/>
        </w:rPr>
        <w:t xml:space="preserve"> del </w:t>
      </w:r>
      <w:proofErr w:type="spellStart"/>
      <w:r>
        <w:rPr>
          <w:color w:val="0F243E"/>
        </w:rPr>
        <w:t>Dataset</w:t>
      </w:r>
      <w:bookmarkEnd w:id="181"/>
      <w:proofErr w:type="spellEnd"/>
    </w:p>
    <w:p w14:paraId="5652ED4B" w14:textId="5C5977D2" w:rsidR="004F0F97" w:rsidRDefault="004F0F97" w:rsidP="004F0F97">
      <w:pPr>
        <w:autoSpaceDE w:val="0"/>
        <w:autoSpaceDN w:val="0"/>
        <w:adjustRightInd w:val="0"/>
        <w:rPr>
          <w:rFonts w:cs="Arial"/>
          <w:color w:val="000000"/>
          <w:lang w:val="en-US"/>
        </w:rPr>
      </w:pPr>
    </w:p>
    <w:p w14:paraId="6E6277BE" w14:textId="3450BDF4" w:rsidR="00FD76EA" w:rsidRDefault="00FD76EA" w:rsidP="00FD76EA">
      <w:pPr>
        <w:ind w:left="720"/>
        <w:jc w:val="both"/>
        <w:rPr>
          <w:lang w:val="es-ES_tradnl"/>
        </w:rPr>
      </w:pPr>
      <w:proofErr w:type="spellStart"/>
      <w:r>
        <w:rPr>
          <w:lang w:val="es-ES_tradnl"/>
        </w:rPr>
        <w:t>L’objectiu</w:t>
      </w:r>
      <w:proofErr w:type="spellEnd"/>
      <w:r>
        <w:rPr>
          <w:lang w:val="es-ES_tradnl"/>
        </w:rPr>
        <w:t xml:space="preserve"> principal de la </w:t>
      </w:r>
      <w:proofErr w:type="spellStart"/>
      <w:r>
        <w:rPr>
          <w:lang w:val="es-ES_tradnl"/>
        </w:rPr>
        <w:t>informació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recollida</w:t>
      </w:r>
      <w:proofErr w:type="spellEnd"/>
      <w:r>
        <w:rPr>
          <w:lang w:val="es-ES_tradnl"/>
        </w:rPr>
        <w:t xml:space="preserve"> al </w:t>
      </w:r>
      <w:proofErr w:type="spellStart"/>
      <w:r>
        <w:rPr>
          <w:lang w:val="es-ES_tradnl"/>
        </w:rPr>
        <w:t>dataset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és</w:t>
      </w:r>
      <w:proofErr w:type="spellEnd"/>
      <w:r>
        <w:rPr>
          <w:lang w:val="es-ES_tradnl"/>
        </w:rPr>
        <w:t xml:space="preserve"> poder </w:t>
      </w:r>
      <w:proofErr w:type="spellStart"/>
      <w:r>
        <w:rPr>
          <w:lang w:val="es-ES_tradnl"/>
        </w:rPr>
        <w:t>llistar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preus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diferents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esdeveniments</w:t>
      </w:r>
      <w:proofErr w:type="spellEnd"/>
      <w:r>
        <w:rPr>
          <w:lang w:val="es-ES_tradnl"/>
        </w:rPr>
        <w:t xml:space="preserve"> </w:t>
      </w:r>
      <w:proofErr w:type="spellStart"/>
      <w:r w:rsidR="00404CE7">
        <w:rPr>
          <w:lang w:val="es-ES_tradnl"/>
        </w:rPr>
        <w:t>tenint</w:t>
      </w:r>
      <w:proofErr w:type="spellEnd"/>
      <w:r w:rsidR="00404CE7">
        <w:rPr>
          <w:lang w:val="es-ES_tradnl"/>
        </w:rPr>
        <w:t xml:space="preserve"> en </w:t>
      </w:r>
      <w:proofErr w:type="spellStart"/>
      <w:r w:rsidR="00404CE7">
        <w:rPr>
          <w:lang w:val="es-ES_tradnl"/>
        </w:rPr>
        <w:t>compte</w:t>
      </w:r>
      <w:proofErr w:type="spellEnd"/>
      <w:r w:rsidR="00404CE7">
        <w:rPr>
          <w:lang w:val="es-ES_tradnl"/>
        </w:rPr>
        <w:t xml:space="preserve"> les </w:t>
      </w:r>
      <w:proofErr w:type="spellStart"/>
      <w:r w:rsidR="00404CE7">
        <w:rPr>
          <w:lang w:val="es-ES_tradnl"/>
        </w:rPr>
        <w:t>sessions</w:t>
      </w:r>
      <w:proofErr w:type="spellEnd"/>
      <w:r w:rsidR="00404CE7">
        <w:rPr>
          <w:lang w:val="es-ES_tradnl"/>
        </w:rPr>
        <w:t xml:space="preserve"> i les </w:t>
      </w:r>
      <w:proofErr w:type="spellStart"/>
      <w:r w:rsidR="00404CE7">
        <w:rPr>
          <w:lang w:val="es-ES_tradnl"/>
        </w:rPr>
        <w:t>diferents</w:t>
      </w:r>
      <w:proofErr w:type="spellEnd"/>
      <w:r w:rsidR="00404CE7">
        <w:rPr>
          <w:lang w:val="es-ES_tradnl"/>
        </w:rPr>
        <w:t xml:space="preserve"> </w:t>
      </w:r>
      <w:proofErr w:type="spellStart"/>
      <w:r w:rsidR="00404CE7">
        <w:rPr>
          <w:lang w:val="es-ES_tradnl"/>
        </w:rPr>
        <w:t>zones</w:t>
      </w:r>
      <w:proofErr w:type="spellEnd"/>
      <w:r w:rsidR="00404CE7">
        <w:rPr>
          <w:lang w:val="es-ES_tradnl"/>
        </w:rPr>
        <w:t xml:space="preserve"> de </w:t>
      </w:r>
      <w:proofErr w:type="spellStart"/>
      <w:r w:rsidR="00404CE7">
        <w:rPr>
          <w:lang w:val="es-ES_tradnl"/>
        </w:rPr>
        <w:t>preus</w:t>
      </w:r>
      <w:proofErr w:type="spellEnd"/>
      <w:r w:rsidR="00404CE7">
        <w:rPr>
          <w:lang w:val="es-ES_tradnl"/>
        </w:rPr>
        <w:t xml:space="preserve">. </w:t>
      </w:r>
      <w:proofErr w:type="spellStart"/>
      <w:r>
        <w:rPr>
          <w:lang w:val="es-ES_tradnl"/>
        </w:rPr>
        <w:t>per</w:t>
      </w:r>
      <w:proofErr w:type="spellEnd"/>
      <w:r>
        <w:rPr>
          <w:lang w:val="es-ES_tradnl"/>
        </w:rPr>
        <w:t xml:space="preserve"> tal de comparar-los </w:t>
      </w:r>
      <w:proofErr w:type="spellStart"/>
      <w:r w:rsidR="007A2317">
        <w:rPr>
          <w:lang w:val="es-ES_tradnl"/>
        </w:rPr>
        <w:t>amb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diferents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motivacions</w:t>
      </w:r>
      <w:proofErr w:type="spellEnd"/>
      <w:r>
        <w:rPr>
          <w:lang w:val="es-ES_tradnl"/>
        </w:rPr>
        <w:t xml:space="preserve"> que es </w:t>
      </w:r>
      <w:proofErr w:type="spellStart"/>
      <w:r>
        <w:rPr>
          <w:lang w:val="es-ES_tradnl"/>
        </w:rPr>
        <w:t>puguin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tenir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personals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empresarials</w:t>
      </w:r>
      <w:proofErr w:type="spellEnd"/>
      <w:r>
        <w:rPr>
          <w:lang w:val="es-ES_tradnl"/>
        </w:rPr>
        <w:t xml:space="preserve">….). </w:t>
      </w:r>
    </w:p>
    <w:p w14:paraId="45AEB92E" w14:textId="77777777" w:rsidR="00FD76EA" w:rsidRDefault="00FD76EA" w:rsidP="00FD76EA">
      <w:pPr>
        <w:ind w:left="720"/>
        <w:jc w:val="both"/>
        <w:rPr>
          <w:lang w:val="es-ES_tradnl"/>
        </w:rPr>
      </w:pPr>
    </w:p>
    <w:p w14:paraId="67906FBA" w14:textId="5298A996" w:rsidR="00FD76EA" w:rsidRDefault="00FD76EA" w:rsidP="00FD76EA">
      <w:pPr>
        <w:ind w:left="720"/>
        <w:jc w:val="both"/>
        <w:rPr>
          <w:lang w:val="es-ES_tradnl"/>
        </w:rPr>
      </w:pPr>
      <w:r>
        <w:rPr>
          <w:lang w:val="es-ES_tradnl"/>
        </w:rPr>
        <w:t xml:space="preserve">Si </w:t>
      </w:r>
      <w:proofErr w:type="spellStart"/>
      <w:r>
        <w:rPr>
          <w:lang w:val="es-ES_tradnl"/>
        </w:rPr>
        <w:t>hem</w:t>
      </w:r>
      <w:proofErr w:type="spellEnd"/>
      <w:r>
        <w:rPr>
          <w:lang w:val="es-ES_tradnl"/>
        </w:rPr>
        <w:t xml:space="preserve"> de crear una </w:t>
      </w:r>
      <w:proofErr w:type="spellStart"/>
      <w:r>
        <w:rPr>
          <w:lang w:val="es-ES_tradnl"/>
        </w:rPr>
        <w:t>descripció</w:t>
      </w:r>
      <w:proofErr w:type="spellEnd"/>
      <w:r>
        <w:rPr>
          <w:lang w:val="es-ES_tradnl"/>
        </w:rPr>
        <w:t xml:space="preserve"> de cara </w:t>
      </w:r>
      <w:proofErr w:type="spellStart"/>
      <w:r>
        <w:rPr>
          <w:lang w:val="es-ES_tradnl"/>
        </w:rPr>
        <w:t>als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possibles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usuaris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aquesta</w:t>
      </w:r>
      <w:proofErr w:type="spellEnd"/>
      <w:r>
        <w:rPr>
          <w:lang w:val="es-ES_tradnl"/>
        </w:rPr>
        <w:t xml:space="preserve"> podría ser:</w:t>
      </w:r>
    </w:p>
    <w:p w14:paraId="2B1B1600" w14:textId="77777777" w:rsidR="00FD76EA" w:rsidRDefault="00FD76EA" w:rsidP="00FD76EA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18C6C253" w14:textId="6001F435" w:rsidR="00FD76EA" w:rsidRPr="00FD76EA" w:rsidRDefault="00FD76EA" w:rsidP="00FD76EA">
      <w:pPr>
        <w:autoSpaceDE w:val="0"/>
        <w:autoSpaceDN w:val="0"/>
        <w:adjustRightInd w:val="0"/>
        <w:ind w:left="720"/>
        <w:jc w:val="both"/>
        <w:rPr>
          <w:rFonts w:eastAsia="ArialMT" w:cs="Arial"/>
          <w:i/>
          <w:iCs/>
          <w:color w:val="0070C0"/>
          <w:lang w:eastAsia="ca-ES"/>
        </w:rPr>
      </w:pPr>
      <w:r w:rsidRPr="00FD76EA">
        <w:rPr>
          <w:rFonts w:eastAsia="ArialMT" w:cs="Arial"/>
          <w:i/>
          <w:iCs/>
          <w:color w:val="0070C0"/>
          <w:lang w:eastAsia="ca-ES"/>
        </w:rPr>
        <w:t xml:space="preserve">Aquest </w:t>
      </w:r>
      <w:proofErr w:type="spellStart"/>
      <w:r w:rsidRPr="00FD76EA">
        <w:rPr>
          <w:rFonts w:eastAsia="ArialMT" w:cs="Arial"/>
          <w:i/>
          <w:iCs/>
          <w:color w:val="0070C0"/>
          <w:lang w:eastAsia="ca-ES"/>
        </w:rPr>
        <w:t>dataset</w:t>
      </w:r>
      <w:proofErr w:type="spellEnd"/>
      <w:r w:rsidRPr="00FD76EA">
        <w:rPr>
          <w:rFonts w:eastAsia="ArialMT" w:cs="Arial"/>
          <w:i/>
          <w:iCs/>
          <w:color w:val="0070C0"/>
          <w:lang w:eastAsia="ca-ES"/>
        </w:rPr>
        <w:t xml:space="preserve"> conté informació de preus per diferents esdeveniments culturals futurs que estan essent oferts per diverses plataformes de </w:t>
      </w:r>
      <w:proofErr w:type="spellStart"/>
      <w:r w:rsidRPr="00FD76EA">
        <w:rPr>
          <w:rFonts w:eastAsia="ArialMT" w:cs="Arial"/>
          <w:i/>
          <w:iCs/>
          <w:color w:val="0070C0"/>
          <w:lang w:eastAsia="ca-ES"/>
        </w:rPr>
        <w:t>ticketing</w:t>
      </w:r>
      <w:proofErr w:type="spellEnd"/>
      <w:r w:rsidRPr="00FD76EA">
        <w:rPr>
          <w:rFonts w:eastAsia="ArialMT" w:cs="Arial"/>
          <w:i/>
          <w:iCs/>
          <w:color w:val="0070C0"/>
          <w:lang w:eastAsia="ca-ES"/>
        </w:rPr>
        <w:t xml:space="preserve">. Mitjançant la seva consulta l’usuari podrà escollir quina és la millor opció per a la compra de </w:t>
      </w:r>
      <w:proofErr w:type="spellStart"/>
      <w:r w:rsidRPr="00FD76EA">
        <w:rPr>
          <w:rFonts w:eastAsia="ArialMT" w:cs="Arial"/>
          <w:i/>
          <w:iCs/>
          <w:color w:val="0070C0"/>
          <w:lang w:eastAsia="ca-ES"/>
        </w:rPr>
        <w:t>tickets</w:t>
      </w:r>
      <w:proofErr w:type="spellEnd"/>
      <w:r w:rsidRPr="00FD76EA">
        <w:rPr>
          <w:rFonts w:eastAsia="ArialMT" w:cs="Arial"/>
          <w:i/>
          <w:iCs/>
          <w:color w:val="0070C0"/>
          <w:lang w:eastAsia="ca-ES"/>
        </w:rPr>
        <w:t xml:space="preserve"> per a un esdeveniment concret o en general veure quines ofertes hi han pels propers dies.</w:t>
      </w:r>
    </w:p>
    <w:p w14:paraId="6F56949E" w14:textId="77777777" w:rsidR="00FD76EA" w:rsidRPr="00E96996" w:rsidRDefault="00FD76EA" w:rsidP="004F0F97">
      <w:pPr>
        <w:autoSpaceDE w:val="0"/>
        <w:autoSpaceDN w:val="0"/>
        <w:adjustRightInd w:val="0"/>
        <w:rPr>
          <w:rFonts w:cs="Arial"/>
          <w:color w:val="000000"/>
          <w:lang w:val="es-ES"/>
          <w:rPrChange w:id="182" w:author="Jose Antonio Montero" w:date="2020-11-03T23:20:00Z">
            <w:rPr>
              <w:rFonts w:cs="Arial"/>
              <w:color w:val="000000"/>
              <w:lang w:val="en-US"/>
            </w:rPr>
          </w:rPrChange>
        </w:rPr>
      </w:pPr>
    </w:p>
    <w:p w14:paraId="4889F3D0" w14:textId="0F9774F1" w:rsidR="004F0F97" w:rsidRPr="00E96996" w:rsidRDefault="004F0F97" w:rsidP="00FD76EA">
      <w:pPr>
        <w:autoSpaceDE w:val="0"/>
        <w:autoSpaceDN w:val="0"/>
        <w:adjustRightInd w:val="0"/>
        <w:ind w:left="720"/>
        <w:rPr>
          <w:rFonts w:cs="Arial"/>
          <w:b/>
          <w:bCs/>
          <w:lang w:val="es-ES"/>
          <w:rPrChange w:id="183" w:author="Jose Antonio Montero" w:date="2020-11-03T23:20:00Z">
            <w:rPr>
              <w:rFonts w:cs="Arial"/>
              <w:b/>
              <w:bCs/>
              <w:lang w:val="en-US"/>
            </w:rPr>
          </w:rPrChange>
        </w:rPr>
      </w:pPr>
      <w:proofErr w:type="spellStart"/>
      <w:r w:rsidRPr="00E96996">
        <w:rPr>
          <w:rFonts w:cs="Arial"/>
          <w:color w:val="000000"/>
          <w:lang w:val="es-ES"/>
          <w:rPrChange w:id="184" w:author="Jose Antonio Montero" w:date="2020-11-03T23:20:00Z">
            <w:rPr>
              <w:rFonts w:cs="Arial"/>
              <w:color w:val="000000"/>
              <w:lang w:val="en-US"/>
            </w:rPr>
          </w:rPrChange>
        </w:rPr>
        <w:lastRenderedPageBreak/>
        <w:t>Tenim</w:t>
      </w:r>
      <w:proofErr w:type="spellEnd"/>
      <w:r w:rsidRPr="00E96996">
        <w:rPr>
          <w:rFonts w:cs="Arial"/>
          <w:color w:val="000000"/>
          <w:lang w:val="es-ES"/>
          <w:rPrChange w:id="18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</w:t>
      </w:r>
      <w:proofErr w:type="spellStart"/>
      <w:r w:rsidRPr="00E96996">
        <w:rPr>
          <w:rFonts w:cs="Arial"/>
          <w:color w:val="000000"/>
          <w:lang w:val="es-ES"/>
          <w:rPrChange w:id="186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compte</w:t>
      </w:r>
      <w:proofErr w:type="spellEnd"/>
      <w:r w:rsidRPr="00E96996">
        <w:rPr>
          <w:rFonts w:cs="Arial"/>
          <w:color w:val="000000"/>
          <w:lang w:val="es-ES"/>
          <w:rPrChange w:id="18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la </w:t>
      </w:r>
      <w:proofErr w:type="spellStart"/>
      <w:r w:rsidRPr="00E96996">
        <w:rPr>
          <w:rFonts w:cs="Arial"/>
          <w:color w:val="000000"/>
          <w:lang w:val="es-ES"/>
          <w:rPrChange w:id="188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temàtica</w:t>
      </w:r>
      <w:proofErr w:type="spellEnd"/>
      <w:r w:rsidRPr="00E96996">
        <w:rPr>
          <w:rFonts w:cs="Arial"/>
          <w:color w:val="000000"/>
          <w:lang w:val="es-ES"/>
          <w:rPrChange w:id="18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190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escollida</w:t>
      </w:r>
      <w:proofErr w:type="spellEnd"/>
      <w:r w:rsidRPr="00E96996">
        <w:rPr>
          <w:rFonts w:cs="Arial"/>
          <w:color w:val="000000"/>
          <w:lang w:val="es-ES"/>
          <w:rPrChange w:id="19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r w:rsidR="00FD76EA" w:rsidRPr="00E96996">
        <w:rPr>
          <w:rFonts w:cs="Arial"/>
          <w:color w:val="000000"/>
          <w:lang w:val="es-ES"/>
          <w:rPrChange w:id="19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el </w:t>
      </w:r>
      <w:proofErr w:type="spellStart"/>
      <w:r w:rsidR="009D01D5" w:rsidRPr="00E96996">
        <w:rPr>
          <w:rFonts w:cs="Arial"/>
          <w:color w:val="000000"/>
          <w:lang w:val="es-ES"/>
          <w:rPrChange w:id="193" w:author="Jose Antonio Montero" w:date="2020-11-03T23:20:00Z">
            <w:rPr>
              <w:rFonts w:cs="Arial"/>
              <w:color w:val="000000"/>
              <w:lang w:val="en-US"/>
            </w:rPr>
          </w:rPrChange>
        </w:rPr>
        <w:t>títol</w:t>
      </w:r>
      <w:proofErr w:type="spellEnd"/>
      <w:r w:rsidR="00FD76EA" w:rsidRPr="00E96996">
        <w:rPr>
          <w:rFonts w:cs="Arial"/>
          <w:color w:val="000000"/>
          <w:lang w:val="es-ES"/>
          <w:rPrChange w:id="19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FD76EA" w:rsidRPr="00E96996">
        <w:rPr>
          <w:rFonts w:cs="Arial"/>
          <w:color w:val="000000"/>
          <w:lang w:val="es-ES"/>
          <w:rPrChange w:id="195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escollit</w:t>
      </w:r>
      <w:proofErr w:type="spellEnd"/>
      <w:r w:rsidR="00FD76EA" w:rsidRPr="00E96996">
        <w:rPr>
          <w:rFonts w:cs="Arial"/>
          <w:color w:val="000000"/>
          <w:lang w:val="es-ES"/>
          <w:rPrChange w:id="19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r w:rsidR="009D01D5" w:rsidRPr="00E96996">
        <w:rPr>
          <w:rFonts w:cs="Arial"/>
          <w:color w:val="000000"/>
          <w:lang w:val="es-ES"/>
          <w:rPrChange w:id="19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del </w:t>
      </w:r>
      <w:proofErr w:type="spellStart"/>
      <w:r w:rsidR="009D01D5" w:rsidRPr="00E96996">
        <w:rPr>
          <w:rFonts w:cs="Arial"/>
          <w:color w:val="000000"/>
          <w:lang w:val="es-ES"/>
          <w:rPrChange w:id="198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dataset</w:t>
      </w:r>
      <w:proofErr w:type="spellEnd"/>
      <w:r w:rsidR="00C003B8" w:rsidRPr="00E96996">
        <w:rPr>
          <w:rFonts w:cs="Arial"/>
          <w:color w:val="000000"/>
          <w:lang w:val="es-ES"/>
          <w:rPrChange w:id="19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: </w:t>
      </w:r>
      <w:r w:rsidR="00C003B8" w:rsidRPr="00E96996">
        <w:rPr>
          <w:rFonts w:cs="Arial"/>
          <w:color w:val="000000"/>
          <w:highlight w:val="yellow"/>
          <w:lang w:val="es-ES"/>
          <w:rPrChange w:id="200" w:author="Jose Antonio Montero" w:date="2020-11-03T23:20:00Z">
            <w:rPr>
              <w:rFonts w:cs="Arial"/>
              <w:color w:val="000000"/>
              <w:highlight w:val="yellow"/>
              <w:lang w:val="en-US"/>
            </w:rPr>
          </w:rPrChange>
        </w:rPr>
        <w:t>“</w:t>
      </w:r>
      <w:r w:rsidR="002904AD" w:rsidRPr="00E96996">
        <w:rPr>
          <w:rFonts w:cs="Arial"/>
          <w:b/>
          <w:bCs/>
          <w:highlight w:val="yellow"/>
          <w:lang w:val="es-ES"/>
          <w:rPrChange w:id="201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>Comparador</w:t>
      </w:r>
      <w:r w:rsidRPr="00E96996">
        <w:rPr>
          <w:rFonts w:cs="Arial"/>
          <w:b/>
          <w:bCs/>
          <w:highlight w:val="yellow"/>
          <w:lang w:val="es-ES"/>
          <w:rPrChange w:id="202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 xml:space="preserve"> de </w:t>
      </w:r>
      <w:proofErr w:type="spellStart"/>
      <w:r w:rsidRPr="00E96996">
        <w:rPr>
          <w:rFonts w:cs="Arial"/>
          <w:b/>
          <w:bCs/>
          <w:highlight w:val="yellow"/>
          <w:lang w:val="es-ES"/>
          <w:rPrChange w:id="203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>ticketing</w:t>
      </w:r>
      <w:proofErr w:type="spellEnd"/>
      <w:r w:rsidR="00C003B8" w:rsidRPr="00E96996">
        <w:rPr>
          <w:rFonts w:cs="Arial"/>
          <w:b/>
          <w:bCs/>
          <w:highlight w:val="yellow"/>
          <w:lang w:val="es-ES"/>
          <w:rPrChange w:id="204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>”</w:t>
      </w:r>
      <w:r w:rsidR="00FD76EA" w:rsidRPr="00E96996">
        <w:rPr>
          <w:rFonts w:cs="Arial"/>
          <w:b/>
          <w:bCs/>
          <w:highlight w:val="yellow"/>
          <w:lang w:val="es-ES"/>
          <w:rPrChange w:id="205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 xml:space="preserve"> o “</w:t>
      </w:r>
      <w:proofErr w:type="spellStart"/>
      <w:r w:rsidR="00FD76EA" w:rsidRPr="00E96996">
        <w:rPr>
          <w:rFonts w:cs="Arial"/>
          <w:b/>
          <w:bCs/>
          <w:highlight w:val="yellow"/>
          <w:lang w:val="es-ES"/>
          <w:rPrChange w:id="206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>TicketComparing</w:t>
      </w:r>
      <w:proofErr w:type="spellEnd"/>
      <w:r w:rsidR="00FD76EA" w:rsidRPr="00E96996">
        <w:rPr>
          <w:rFonts w:cs="Arial"/>
          <w:b/>
          <w:bCs/>
          <w:highlight w:val="yellow"/>
          <w:lang w:val="es-ES"/>
          <w:rPrChange w:id="207" w:author="Jose Antonio Montero" w:date="2020-11-03T23:20:00Z">
            <w:rPr>
              <w:rFonts w:cs="Arial"/>
              <w:b/>
              <w:bCs/>
              <w:highlight w:val="yellow"/>
              <w:lang w:val="en-US"/>
            </w:rPr>
          </w:rPrChange>
        </w:rPr>
        <w:t>”.</w:t>
      </w:r>
    </w:p>
    <w:p w14:paraId="30C79D1A" w14:textId="226E82C2" w:rsidR="004F0F97" w:rsidRDefault="004F0F97" w:rsidP="004F0F97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049B0E6B" w14:textId="77777777" w:rsidR="001A5208" w:rsidRDefault="001A5208" w:rsidP="004F0F97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30CFDDD4" w14:textId="2E6CE3DE" w:rsidR="00FD76EA" w:rsidRDefault="009D01D5" w:rsidP="002273DC">
      <w:pPr>
        <w:ind w:left="720"/>
        <w:jc w:val="both"/>
        <w:rPr>
          <w:lang w:val="es-ES_tradnl"/>
        </w:rPr>
      </w:pPr>
      <w:proofErr w:type="spellStart"/>
      <w:r>
        <w:rPr>
          <w:lang w:val="es-ES_tradnl"/>
        </w:rPr>
        <w:t>Aquest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</w:t>
      </w:r>
      <w:r w:rsidR="0084052F">
        <w:rPr>
          <w:lang w:val="es-ES_tradnl"/>
        </w:rPr>
        <w:t>ataset</w:t>
      </w:r>
      <w:proofErr w:type="spellEnd"/>
      <w:r w:rsidR="009B0E14">
        <w:rPr>
          <w:lang w:val="es-ES_tradnl"/>
        </w:rPr>
        <w:t xml:space="preserve"> no </w:t>
      </w:r>
      <w:proofErr w:type="spellStart"/>
      <w:r w:rsidR="009B0E14">
        <w:rPr>
          <w:lang w:val="es-ES_tradnl"/>
        </w:rPr>
        <w:t>requereix</w:t>
      </w:r>
      <w:proofErr w:type="spellEnd"/>
      <w:r w:rsidR="009B0E14">
        <w:rPr>
          <w:lang w:val="es-ES_tradnl"/>
        </w:rPr>
        <w:t xml:space="preserve"> un número de variables </w:t>
      </w:r>
      <w:proofErr w:type="spellStart"/>
      <w:r w:rsidR="009B0E14">
        <w:rPr>
          <w:lang w:val="es-ES_tradnl"/>
        </w:rPr>
        <w:t>molt</w:t>
      </w:r>
      <w:proofErr w:type="spellEnd"/>
      <w:r w:rsidR="009B0E14">
        <w:rPr>
          <w:lang w:val="es-ES_tradnl"/>
        </w:rPr>
        <w:t xml:space="preserve"> </w:t>
      </w:r>
      <w:proofErr w:type="spellStart"/>
      <w:r w:rsidR="009B0E14">
        <w:rPr>
          <w:lang w:val="es-ES_tradnl"/>
        </w:rPr>
        <w:t>extens</w:t>
      </w:r>
      <w:proofErr w:type="spellEnd"/>
      <w:r w:rsidR="00FD76EA">
        <w:rPr>
          <w:lang w:val="es-ES_tradnl"/>
        </w:rPr>
        <w:t xml:space="preserve">, es </w:t>
      </w:r>
      <w:proofErr w:type="spellStart"/>
      <w:r w:rsidR="00FD76EA">
        <w:rPr>
          <w:lang w:val="es-ES_tradnl"/>
        </w:rPr>
        <w:t>defineixen</w:t>
      </w:r>
      <w:proofErr w:type="spellEnd"/>
      <w:r w:rsidR="00FD76EA">
        <w:rPr>
          <w:lang w:val="es-ES_tradnl"/>
        </w:rPr>
        <w:t xml:space="preserve"> 8 variables</w:t>
      </w:r>
      <w:r w:rsidR="008F56E0">
        <w:rPr>
          <w:lang w:val="es-ES_tradnl"/>
        </w:rPr>
        <w:t xml:space="preserve"> que </w:t>
      </w:r>
      <w:proofErr w:type="spellStart"/>
      <w:r w:rsidR="008F56E0">
        <w:rPr>
          <w:lang w:val="es-ES_tradnl"/>
        </w:rPr>
        <w:t>detall</w:t>
      </w:r>
      <w:r w:rsidR="001A5208">
        <w:rPr>
          <w:lang w:val="es-ES_tradnl"/>
        </w:rPr>
        <w:t>em</w:t>
      </w:r>
      <w:proofErr w:type="spellEnd"/>
      <w:r w:rsidR="001A5208">
        <w:rPr>
          <w:lang w:val="es-ES_tradnl"/>
        </w:rPr>
        <w:t xml:space="preserve"> a </w:t>
      </w:r>
      <w:proofErr w:type="spellStart"/>
      <w:r w:rsidR="001A5208">
        <w:rPr>
          <w:lang w:val="es-ES_tradnl"/>
        </w:rPr>
        <w:t>continuació</w:t>
      </w:r>
      <w:proofErr w:type="spellEnd"/>
      <w:r w:rsidR="00FD76EA">
        <w:rPr>
          <w:lang w:val="es-ES_tradnl"/>
        </w:rPr>
        <w:t>:</w:t>
      </w:r>
    </w:p>
    <w:p w14:paraId="442C45A3" w14:textId="77777777" w:rsidR="00FD76EA" w:rsidRDefault="00FD76EA" w:rsidP="002273DC">
      <w:pPr>
        <w:ind w:left="720"/>
        <w:jc w:val="both"/>
        <w:rPr>
          <w:lang w:val="es-ES_tradnl"/>
        </w:rPr>
      </w:pPr>
    </w:p>
    <w:p w14:paraId="6F1A8E55" w14:textId="3975D548" w:rsidR="00FD76EA" w:rsidRPr="00E96996" w:rsidRDefault="00FD76EA" w:rsidP="00FD76EA">
      <w:pPr>
        <w:ind w:left="720"/>
        <w:jc w:val="center"/>
        <w:rPr>
          <w:rFonts w:asciiTheme="minorHAnsi" w:hAnsiTheme="minorHAnsi" w:cstheme="minorHAnsi"/>
          <w:lang w:val="en-US"/>
          <w:rPrChange w:id="208" w:author="Jose Antonio Montero" w:date="2020-11-03T23:20:00Z">
            <w:rPr>
              <w:rFonts w:asciiTheme="minorHAnsi" w:hAnsiTheme="minorHAnsi" w:cstheme="minorHAnsi"/>
              <w:lang w:val="es-ES_tradnl"/>
            </w:rPr>
          </w:rPrChange>
        </w:rPr>
      </w:pPr>
      <w:r w:rsidRPr="00FD76EA">
        <w:rPr>
          <w:rFonts w:asciiTheme="minorHAnsi" w:hAnsiTheme="minorHAnsi" w:cstheme="minorHAnsi"/>
          <w:color w:val="24292E"/>
          <w:shd w:val="clear" w:color="auto" w:fill="FFFFFF"/>
        </w:rPr>
        <w:t>[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proofErr w:type="spellStart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Ticketera</w:t>
      </w:r>
      <w:proofErr w:type="spellEnd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 xml:space="preserve">, 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 xml:space="preserve">'Tipus </w:t>
      </w:r>
      <w:proofErr w:type="spellStart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Event</w:t>
      </w:r>
      <w:proofErr w:type="spellEnd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 xml:space="preserve">, 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'Recinte'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 xml:space="preserve">, 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proofErr w:type="spellStart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Event</w:t>
      </w:r>
      <w:proofErr w:type="spellEnd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>,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proofErr w:type="spellStart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Sessio</w:t>
      </w:r>
      <w:proofErr w:type="spellEnd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>,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 xml:space="preserve">'Zona </w:t>
      </w:r>
      <w:proofErr w:type="spellStart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Preu'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>,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'Preu'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>,</w:t>
      </w:r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>'Data</w:t>
      </w:r>
      <w:proofErr w:type="spellEnd"/>
      <w:r w:rsidRPr="00FD76EA">
        <w:rPr>
          <w:rStyle w:val="pl-s"/>
          <w:rFonts w:asciiTheme="minorHAnsi" w:hAnsiTheme="minorHAnsi" w:cstheme="minorHAnsi"/>
          <w:color w:val="032F62"/>
          <w:shd w:val="clear" w:color="auto" w:fill="FFFFFF"/>
        </w:rPr>
        <w:t xml:space="preserve"> Registre'</w:t>
      </w:r>
      <w:r w:rsidRPr="00FD76EA">
        <w:rPr>
          <w:rFonts w:asciiTheme="minorHAnsi" w:hAnsiTheme="minorHAnsi" w:cstheme="minorHAnsi"/>
          <w:color w:val="24292E"/>
          <w:shd w:val="clear" w:color="auto" w:fill="FFFFFF"/>
        </w:rPr>
        <w:t>]</w:t>
      </w:r>
    </w:p>
    <w:p w14:paraId="09DD0FC8" w14:textId="4B84CC5A" w:rsidR="00FD76EA" w:rsidRPr="00E96996" w:rsidRDefault="00FD76EA" w:rsidP="002273DC">
      <w:pPr>
        <w:ind w:left="720"/>
        <w:jc w:val="both"/>
        <w:rPr>
          <w:lang w:val="en-US"/>
          <w:rPrChange w:id="209" w:author="Jose Antonio Montero" w:date="2020-11-03T23:20:00Z">
            <w:rPr>
              <w:lang w:val="es-ES_tradnl"/>
            </w:rPr>
          </w:rPrChange>
        </w:rPr>
      </w:pPr>
    </w:p>
    <w:p w14:paraId="40A07C5A" w14:textId="77777777" w:rsidR="001A5208" w:rsidRPr="00E96996" w:rsidRDefault="001A5208" w:rsidP="002273DC">
      <w:pPr>
        <w:ind w:left="720"/>
        <w:jc w:val="both"/>
        <w:rPr>
          <w:lang w:val="en-US"/>
          <w:rPrChange w:id="210" w:author="Jose Antonio Montero" w:date="2020-11-03T23:20:00Z">
            <w:rPr>
              <w:lang w:val="es-ES_tradnl"/>
            </w:rPr>
          </w:rPrChange>
        </w:rPr>
      </w:pPr>
    </w:p>
    <w:p w14:paraId="55512A37" w14:textId="1C9A4ECC" w:rsidR="008F56E0" w:rsidRDefault="008F56E0" w:rsidP="008F56E0">
      <w:pPr>
        <w:rPr>
          <w:lang w:val="es-ES_tradnl"/>
        </w:rPr>
      </w:pPr>
      <w:r w:rsidRPr="00E96996">
        <w:rPr>
          <w:lang w:val="en-US"/>
          <w:rPrChange w:id="211" w:author="Jose Antonio Montero" w:date="2020-11-03T23:20:00Z">
            <w:rPr>
              <w:lang w:val="es-ES_tradnl"/>
            </w:rPr>
          </w:rPrChange>
        </w:rPr>
        <w:tab/>
      </w:r>
      <w:proofErr w:type="spellStart"/>
      <w:r w:rsidRPr="00DF445D">
        <w:rPr>
          <w:b/>
          <w:bCs/>
          <w:lang w:val="es-ES_tradnl"/>
        </w:rPr>
        <w:t>Ticketera</w:t>
      </w:r>
      <w:proofErr w:type="spellEnd"/>
      <w:r>
        <w:rPr>
          <w:lang w:val="es-ES_tradnl"/>
        </w:rPr>
        <w:t xml:space="preserve"> : </w:t>
      </w:r>
      <w:r>
        <w:rPr>
          <w:lang w:val="es-ES_tradnl"/>
        </w:rPr>
        <w:tab/>
      </w:r>
      <w:proofErr w:type="spellStart"/>
      <w:r w:rsidR="001A5208">
        <w:rPr>
          <w:lang w:val="es-ES_tradnl"/>
        </w:rPr>
        <w:t>é</w:t>
      </w:r>
      <w:r>
        <w:rPr>
          <w:lang w:val="es-ES_tradnl"/>
        </w:rPr>
        <w:t>s</w:t>
      </w:r>
      <w:proofErr w:type="spellEnd"/>
      <w:r>
        <w:rPr>
          <w:lang w:val="es-ES_tradnl"/>
        </w:rPr>
        <w:t xml:space="preserve"> el portal </w:t>
      </w:r>
      <w:proofErr w:type="spellStart"/>
      <w:r>
        <w:rPr>
          <w:lang w:val="es-ES_tradnl"/>
        </w:rPr>
        <w:t>d’on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hem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adquirit</w:t>
      </w:r>
      <w:proofErr w:type="spellEnd"/>
      <w:r>
        <w:rPr>
          <w:lang w:val="es-ES_tradnl"/>
        </w:rPr>
        <w:t xml:space="preserve"> les </w:t>
      </w:r>
      <w:proofErr w:type="spellStart"/>
      <w:r>
        <w:rPr>
          <w:lang w:val="es-ES_tradnl"/>
        </w:rPr>
        <w:t>dades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Koobin</w:t>
      </w:r>
      <w:proofErr w:type="spellEnd"/>
      <w:r>
        <w:rPr>
          <w:lang w:val="es-ES_tradnl"/>
        </w:rPr>
        <w:t xml:space="preserve">, Janto, </w:t>
      </w:r>
      <w:proofErr w:type="spellStart"/>
      <w:r w:rsidR="001A5208">
        <w:rPr>
          <w:lang w:val="es-ES_tradnl"/>
        </w:rPr>
        <w:t>Vivaticket</w:t>
      </w:r>
      <w:proofErr w:type="spellEnd"/>
      <w:r>
        <w:rPr>
          <w:lang w:val="es-ES_tradnl"/>
        </w:rPr>
        <w:t>)</w:t>
      </w:r>
    </w:p>
    <w:p w14:paraId="25CD5134" w14:textId="77777777" w:rsidR="008F56E0" w:rsidRDefault="008F56E0" w:rsidP="008F56E0">
      <w:pPr>
        <w:rPr>
          <w:lang w:val="es-ES_tradnl"/>
        </w:rPr>
      </w:pPr>
    </w:p>
    <w:p w14:paraId="50B10DD5" w14:textId="66CD9E48" w:rsidR="008F56E0" w:rsidRDefault="008F56E0" w:rsidP="008F56E0">
      <w:pPr>
        <w:ind w:left="2160" w:hanging="1440"/>
        <w:rPr>
          <w:lang w:val="es-ES_tradnl"/>
        </w:rPr>
      </w:pPr>
      <w:proofErr w:type="spellStart"/>
      <w:r w:rsidRPr="00DF445D">
        <w:rPr>
          <w:b/>
          <w:bCs/>
          <w:lang w:val="es-ES_tradnl"/>
        </w:rPr>
        <w:t>Tipo_Evento</w:t>
      </w:r>
      <w:proofErr w:type="spellEnd"/>
      <w:r>
        <w:rPr>
          <w:lang w:val="es-ES_tradnl"/>
        </w:rPr>
        <w:t xml:space="preserve"> : </w:t>
      </w:r>
      <w:r>
        <w:rPr>
          <w:lang w:val="es-ES_tradnl"/>
        </w:rPr>
        <w:tab/>
        <w:t xml:space="preserve">representa la taxonomía, o tipología de </w:t>
      </w:r>
      <w:proofErr w:type="spellStart"/>
      <w:r>
        <w:rPr>
          <w:lang w:val="es-ES_tradnl"/>
        </w:rPr>
        <w:t>l’event</w:t>
      </w:r>
      <w:proofErr w:type="spellEnd"/>
      <w:r>
        <w:rPr>
          <w:lang w:val="es-ES_tradnl"/>
        </w:rPr>
        <w:t xml:space="preserve"> que </w:t>
      </w:r>
      <w:proofErr w:type="spellStart"/>
      <w:r>
        <w:rPr>
          <w:lang w:val="es-ES_tradnl"/>
        </w:rPr>
        <w:t>s’està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tractant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és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dir</w:t>
      </w:r>
      <w:proofErr w:type="spellEnd"/>
      <w:r>
        <w:rPr>
          <w:lang w:val="es-ES_tradnl"/>
        </w:rPr>
        <w:t xml:space="preserve">, la vertical/sector </w:t>
      </w:r>
      <w:proofErr w:type="spellStart"/>
      <w:r>
        <w:rPr>
          <w:lang w:val="es-ES_tradnl"/>
        </w:rPr>
        <w:t>dintre</w:t>
      </w:r>
      <w:proofErr w:type="spellEnd"/>
      <w:r>
        <w:rPr>
          <w:lang w:val="es-ES_tradnl"/>
        </w:rPr>
        <w:t xml:space="preserve"> del </w:t>
      </w:r>
      <w:proofErr w:type="spellStart"/>
      <w:r>
        <w:rPr>
          <w:lang w:val="es-ES_tradnl"/>
        </w:rPr>
        <w:t>mon</w:t>
      </w:r>
      <w:proofErr w:type="spellEnd"/>
      <w:r>
        <w:rPr>
          <w:lang w:val="es-ES_tradnl"/>
        </w:rPr>
        <w:t xml:space="preserve"> del </w:t>
      </w:r>
      <w:proofErr w:type="spellStart"/>
      <w:r>
        <w:rPr>
          <w:lang w:val="es-ES_tradnl"/>
        </w:rPr>
        <w:t>ticketing</w:t>
      </w:r>
      <w:proofErr w:type="spellEnd"/>
      <w:r>
        <w:rPr>
          <w:lang w:val="es-ES_tradnl"/>
        </w:rPr>
        <w:t xml:space="preserve">. </w:t>
      </w:r>
      <w:proofErr w:type="spellStart"/>
      <w:r>
        <w:rPr>
          <w:lang w:val="es-ES_tradnl"/>
        </w:rPr>
        <w:t>Pot</w:t>
      </w:r>
      <w:proofErr w:type="spellEnd"/>
      <w:r>
        <w:rPr>
          <w:lang w:val="es-ES_tradnl"/>
        </w:rPr>
        <w:t xml:space="preserve"> ser Opera, </w:t>
      </w:r>
      <w:proofErr w:type="spellStart"/>
      <w:r>
        <w:rPr>
          <w:lang w:val="es-ES_tradnl"/>
        </w:rPr>
        <w:t>Teatre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Museu</w:t>
      </w:r>
      <w:proofErr w:type="spellEnd"/>
      <w:r>
        <w:rPr>
          <w:lang w:val="es-ES_tradnl"/>
        </w:rPr>
        <w:t xml:space="preserve">, Futbol, </w:t>
      </w:r>
      <w:proofErr w:type="spellStart"/>
      <w:r>
        <w:rPr>
          <w:lang w:val="es-ES_tradnl"/>
        </w:rPr>
        <w:t>Esports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Concerts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etc</w:t>
      </w:r>
      <w:proofErr w:type="spellEnd"/>
    </w:p>
    <w:p w14:paraId="336C8B55" w14:textId="77777777" w:rsidR="008F56E0" w:rsidRDefault="008F56E0" w:rsidP="008F56E0">
      <w:pPr>
        <w:rPr>
          <w:lang w:val="es-ES_tradnl"/>
        </w:rPr>
      </w:pPr>
      <w:r>
        <w:rPr>
          <w:lang w:val="es-ES_tradnl"/>
        </w:rPr>
        <w:tab/>
      </w:r>
    </w:p>
    <w:p w14:paraId="662A0562" w14:textId="1CB137DA" w:rsidR="008F56E0" w:rsidRDefault="008F56E0" w:rsidP="008F56E0">
      <w:r>
        <w:rPr>
          <w:lang w:val="es-ES_tradnl"/>
        </w:rPr>
        <w:tab/>
      </w:r>
      <w:proofErr w:type="spellStart"/>
      <w:r w:rsidRPr="00F071A7">
        <w:rPr>
          <w:b/>
          <w:bCs/>
          <w:lang w:val="es-ES_tradnl"/>
        </w:rPr>
        <w:t>Recinte</w:t>
      </w:r>
      <w:proofErr w:type="spellEnd"/>
      <w:r w:rsidRPr="00F071A7">
        <w:rPr>
          <w:b/>
          <w:bCs/>
          <w:lang w:val="es-ES_tradnl"/>
        </w:rPr>
        <w:t xml:space="preserve"> : </w:t>
      </w:r>
      <w:r>
        <w:rPr>
          <w:b/>
          <w:bCs/>
          <w:lang w:val="es-ES_tradnl"/>
        </w:rPr>
        <w:t xml:space="preserve"> </w:t>
      </w:r>
      <w:r>
        <w:rPr>
          <w:b/>
          <w:bCs/>
          <w:lang w:val="es-ES_tradnl"/>
        </w:rPr>
        <w:tab/>
      </w:r>
      <w:proofErr w:type="spellStart"/>
      <w:r w:rsidR="001A5208" w:rsidRPr="001A5208">
        <w:rPr>
          <w:lang w:val="es-ES_tradnl"/>
        </w:rPr>
        <w:t>L</w:t>
      </w:r>
      <w:r>
        <w:rPr>
          <w:lang w:val="es-ES_tradnl"/>
        </w:rPr>
        <w:t>loc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físic</w:t>
      </w:r>
      <w:proofErr w:type="spellEnd"/>
      <w:r>
        <w:rPr>
          <w:lang w:val="es-ES_tradnl"/>
        </w:rPr>
        <w:t xml:space="preserve"> </w:t>
      </w:r>
      <w:r>
        <w:t>on es desenvolup</w:t>
      </w:r>
      <w:r w:rsidR="001A5208">
        <w:t>a</w:t>
      </w:r>
      <w:r>
        <w:t xml:space="preserve"> l</w:t>
      </w:r>
      <w:r w:rsidR="001A5208">
        <w:t>’</w:t>
      </w:r>
      <w:r>
        <w:t>esdeveniment, per exemple el Teatre Tívoli.</w:t>
      </w:r>
    </w:p>
    <w:p w14:paraId="751D61B5" w14:textId="77777777" w:rsidR="008F56E0" w:rsidRDefault="008F56E0" w:rsidP="008F56E0"/>
    <w:p w14:paraId="033A462F" w14:textId="22FDAE4A" w:rsidR="008F56E0" w:rsidRDefault="008F56E0" w:rsidP="008F56E0">
      <w:pPr>
        <w:ind w:left="2160" w:hanging="1440"/>
      </w:pPr>
      <w:proofErr w:type="spellStart"/>
      <w:r>
        <w:rPr>
          <w:b/>
          <w:bCs/>
        </w:rPr>
        <w:t>Event</w:t>
      </w:r>
      <w:proofErr w:type="spellEnd"/>
      <w:r>
        <w:rPr>
          <w:b/>
          <w:bCs/>
        </w:rPr>
        <w:t xml:space="preserve"> : </w:t>
      </w:r>
      <w:r>
        <w:rPr>
          <w:b/>
          <w:bCs/>
        </w:rPr>
        <w:tab/>
      </w:r>
      <w:r>
        <w:t xml:space="preserve">cadascun dels espectacles que s’organitzen dintre d’un recinte per a la </w:t>
      </w:r>
      <w:proofErr w:type="spellStart"/>
      <w:r>
        <w:t>difussió</w:t>
      </w:r>
      <w:proofErr w:type="spellEnd"/>
      <w:r>
        <w:t xml:space="preserve"> i gaudiment de la cultura. Per exemple, el Musical de La </w:t>
      </w:r>
      <w:proofErr w:type="spellStart"/>
      <w:r>
        <w:t>Jaula</w:t>
      </w:r>
      <w:proofErr w:type="spellEnd"/>
      <w:r>
        <w:t xml:space="preserve"> de Las </w:t>
      </w:r>
      <w:proofErr w:type="spellStart"/>
      <w:r>
        <w:t>Locas</w:t>
      </w:r>
      <w:proofErr w:type="spellEnd"/>
    </w:p>
    <w:p w14:paraId="6DA31C10" w14:textId="77777777" w:rsidR="008F56E0" w:rsidRDefault="008F56E0" w:rsidP="008F56E0"/>
    <w:p w14:paraId="25788B5A" w14:textId="20EA6F3C" w:rsidR="008F56E0" w:rsidRDefault="008F56E0" w:rsidP="008F56E0">
      <w:pPr>
        <w:ind w:left="2160" w:hanging="1440"/>
      </w:pPr>
      <w:r w:rsidRPr="00C2337E">
        <w:rPr>
          <w:b/>
          <w:bCs/>
        </w:rPr>
        <w:t xml:space="preserve">Sessió : 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t xml:space="preserve">cadascuna de les representacions d’un </w:t>
      </w:r>
      <w:proofErr w:type="spellStart"/>
      <w:r>
        <w:t>event</w:t>
      </w:r>
      <w:proofErr w:type="spellEnd"/>
      <w:r>
        <w:t xml:space="preserve"> en el temps, és a dir, podríem dir que és la programació dels </w:t>
      </w:r>
      <w:proofErr w:type="spellStart"/>
      <w:r>
        <w:t>events</w:t>
      </w:r>
      <w:proofErr w:type="spellEnd"/>
      <w:r>
        <w:t xml:space="preserve">, normalment </w:t>
      </w:r>
      <w:proofErr w:type="spellStart"/>
      <w:r>
        <w:t>haven-t’hi</w:t>
      </w:r>
      <w:proofErr w:type="spellEnd"/>
      <w:r>
        <w:t xml:space="preserve"> varies </w:t>
      </w:r>
      <w:proofErr w:type="spellStart"/>
      <w:r>
        <w:t>session</w:t>
      </w:r>
      <w:proofErr w:type="spellEnd"/>
      <w:r>
        <w:t xml:space="preserve"> per un </w:t>
      </w:r>
      <w:proofErr w:type="spellStart"/>
      <w:r>
        <w:t>event</w:t>
      </w:r>
      <w:proofErr w:type="spellEnd"/>
      <w:r>
        <w:t xml:space="preserve">. Per exemple, del Musical de La </w:t>
      </w:r>
      <w:proofErr w:type="spellStart"/>
      <w:r>
        <w:t>Jaula</w:t>
      </w:r>
      <w:proofErr w:type="spellEnd"/>
      <w:r>
        <w:t xml:space="preserve"> de Las </w:t>
      </w:r>
      <w:proofErr w:type="spellStart"/>
      <w:r>
        <w:t>Locas</w:t>
      </w:r>
      <w:proofErr w:type="spellEnd"/>
      <w:r>
        <w:t>, la sessió del dia 22 de octubre a les 22:00 hores.</w:t>
      </w:r>
    </w:p>
    <w:p w14:paraId="1C86B7B7" w14:textId="77777777" w:rsidR="008F56E0" w:rsidRDefault="008F56E0" w:rsidP="008F56E0"/>
    <w:p w14:paraId="7742ADE9" w14:textId="1BBF73E2" w:rsidR="008F56E0" w:rsidRDefault="008F56E0" w:rsidP="008F56E0">
      <w:pPr>
        <w:ind w:left="2127" w:hanging="1418"/>
      </w:pPr>
      <w:r w:rsidRPr="00C2337E">
        <w:rPr>
          <w:b/>
          <w:bCs/>
        </w:rPr>
        <w:t xml:space="preserve">Zona de Preu : </w:t>
      </w:r>
      <w:r w:rsidR="001A5208">
        <w:t>é</w:t>
      </w:r>
      <w:r>
        <w:t xml:space="preserve">s la divisió de l’aforament que es fa en els recintes per a escollir el preu en el moment de la compra del </w:t>
      </w:r>
      <w:proofErr w:type="spellStart"/>
      <w:r>
        <w:t>ticket</w:t>
      </w:r>
      <w:proofErr w:type="spellEnd"/>
      <w:r>
        <w:t xml:space="preserve">. Acostuma a estar delimitada per l’arquitectura del recinte o bé per restriccions d’aforament com les existents actualment derivades de la pandèmia. Exemples podrien ser la Platea Esquerra, Platea Dreta, </w:t>
      </w:r>
      <w:proofErr w:type="spellStart"/>
      <w:r>
        <w:t>Palcos</w:t>
      </w:r>
      <w:proofErr w:type="spellEnd"/>
      <w:r>
        <w:t xml:space="preserve"> VIP, </w:t>
      </w:r>
      <w:proofErr w:type="spellStart"/>
      <w:r>
        <w:t>etc</w:t>
      </w:r>
      <w:proofErr w:type="spellEnd"/>
    </w:p>
    <w:p w14:paraId="5416B9F5" w14:textId="77777777" w:rsidR="008F56E0" w:rsidRDefault="008F56E0" w:rsidP="008F56E0"/>
    <w:p w14:paraId="06E8BEA7" w14:textId="7D0EFEE5" w:rsidR="008F56E0" w:rsidRDefault="008F56E0" w:rsidP="008F56E0">
      <w:r>
        <w:tab/>
      </w:r>
      <w:r w:rsidRPr="006B1CE6">
        <w:rPr>
          <w:b/>
          <w:bCs/>
        </w:rPr>
        <w:t xml:space="preserve">Preu : </w: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import monetari del que costa un </w:t>
      </w:r>
      <w:proofErr w:type="spellStart"/>
      <w:r>
        <w:t>ticket</w:t>
      </w:r>
      <w:proofErr w:type="spellEnd"/>
      <w:r>
        <w:t xml:space="preserve"> a la zona de preu escollida.</w:t>
      </w:r>
    </w:p>
    <w:p w14:paraId="29E6CD8F" w14:textId="77777777" w:rsidR="008F56E0" w:rsidRDefault="008F56E0" w:rsidP="008F56E0"/>
    <w:p w14:paraId="1668A5F7" w14:textId="43559F30" w:rsidR="008F56E0" w:rsidRPr="006B1CE6" w:rsidRDefault="008F56E0" w:rsidP="008F56E0">
      <w:r>
        <w:tab/>
      </w:r>
      <w:proofErr w:type="spellStart"/>
      <w:r w:rsidRPr="006B1CE6">
        <w:rPr>
          <w:b/>
          <w:bCs/>
        </w:rPr>
        <w:t>Data_Registre</w:t>
      </w:r>
      <w:proofErr w:type="spellEnd"/>
      <w:r>
        <w:t>: moment en que es fa l’extracció de la informació.</w:t>
      </w:r>
    </w:p>
    <w:p w14:paraId="47B3C55A" w14:textId="08AEF56A" w:rsidR="008F56E0" w:rsidRDefault="008F56E0" w:rsidP="008F56E0"/>
    <w:p w14:paraId="3B099796" w14:textId="7A091DAF" w:rsidR="00824D9D" w:rsidRDefault="00824D9D" w:rsidP="008F56E0"/>
    <w:p w14:paraId="769F9E6C" w14:textId="2AFAE98B" w:rsidR="00824D9D" w:rsidRPr="006B1CE6" w:rsidRDefault="00824D9D" w:rsidP="00824D9D">
      <w:pPr>
        <w:ind w:firstLine="720"/>
      </w:pPr>
      <w:r>
        <w:rPr>
          <w:lang w:val="es-ES_tradnl"/>
        </w:rPr>
        <w:t xml:space="preserve">Una instancia del </w:t>
      </w:r>
      <w:proofErr w:type="spellStart"/>
      <w:r>
        <w:rPr>
          <w:lang w:val="es-ES_tradnl"/>
        </w:rPr>
        <w:t>dataset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seguint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atributs</w:t>
      </w:r>
      <w:proofErr w:type="spellEnd"/>
      <w:r>
        <w:rPr>
          <w:lang w:val="es-ES_tradnl"/>
        </w:rPr>
        <w:t xml:space="preserve"> </w:t>
      </w:r>
      <w:r>
        <w:t>considerats seria :</w:t>
      </w:r>
    </w:p>
    <w:p w14:paraId="648D9390" w14:textId="77777777" w:rsidR="00824D9D" w:rsidRDefault="00824D9D" w:rsidP="00824D9D">
      <w:pPr>
        <w:rPr>
          <w:lang w:val="es-ES_tradnl"/>
        </w:rPr>
      </w:pPr>
    </w:p>
    <w:p w14:paraId="2662DEBF" w14:textId="10FB44D1" w:rsidR="00824D9D" w:rsidRPr="00824D9D" w:rsidRDefault="00824D9D" w:rsidP="00824D9D">
      <w:pPr>
        <w:rPr>
          <w:color w:val="0070C0"/>
          <w:sz w:val="16"/>
          <w:szCs w:val="16"/>
          <w:lang w:val="es-ES_tradnl"/>
        </w:rPr>
      </w:pPr>
      <w:proofErr w:type="spellStart"/>
      <w:r w:rsidRPr="00824D9D">
        <w:rPr>
          <w:color w:val="0070C0"/>
          <w:sz w:val="16"/>
          <w:szCs w:val="16"/>
          <w:lang w:val="es-ES_tradnl"/>
        </w:rPr>
        <w:t>Koobin</w:t>
      </w:r>
      <w:proofErr w:type="spellEnd"/>
      <w:r w:rsidRPr="00824D9D">
        <w:rPr>
          <w:color w:val="0070C0"/>
          <w:sz w:val="16"/>
          <w:szCs w:val="16"/>
          <w:lang w:val="es-ES_tradnl"/>
        </w:rPr>
        <w:t xml:space="preserve">, Opera, Opera de Oviedo, Madama </w:t>
      </w:r>
      <w:proofErr w:type="spellStart"/>
      <w:r w:rsidRPr="00824D9D">
        <w:rPr>
          <w:color w:val="0070C0"/>
          <w:sz w:val="16"/>
          <w:szCs w:val="16"/>
          <w:lang w:val="es-ES_tradnl"/>
        </w:rPr>
        <w:t>butterfly</w:t>
      </w:r>
      <w:proofErr w:type="spellEnd"/>
      <w:r w:rsidRPr="00824D9D">
        <w:rPr>
          <w:color w:val="0070C0"/>
          <w:sz w:val="16"/>
          <w:szCs w:val="16"/>
          <w:lang w:val="es-ES_tradnl"/>
        </w:rPr>
        <w:t>, Lunes 9 de noviembre 2020 – 20:00h, Palco de Platea, 181.00, 18/10/2020 17:52</w:t>
      </w:r>
    </w:p>
    <w:p w14:paraId="4AC4AFF8" w14:textId="77777777" w:rsidR="00824D9D" w:rsidRPr="00824D9D" w:rsidRDefault="00824D9D" w:rsidP="008F56E0">
      <w:pPr>
        <w:rPr>
          <w:sz w:val="16"/>
          <w:szCs w:val="16"/>
        </w:rPr>
      </w:pPr>
    </w:p>
    <w:p w14:paraId="678A3C5D" w14:textId="44C23A93" w:rsidR="008F56E0" w:rsidRDefault="008F56E0" w:rsidP="002273DC">
      <w:pPr>
        <w:ind w:left="720"/>
        <w:jc w:val="both"/>
        <w:rPr>
          <w:lang w:val="es-ES_tradnl"/>
        </w:rPr>
      </w:pPr>
    </w:p>
    <w:p w14:paraId="49B337A1" w14:textId="48D1D8C9" w:rsidR="008F56E0" w:rsidRPr="00E96996" w:rsidRDefault="008F56E0" w:rsidP="008F56E0">
      <w:pPr>
        <w:autoSpaceDE w:val="0"/>
        <w:autoSpaceDN w:val="0"/>
        <w:adjustRightInd w:val="0"/>
        <w:ind w:left="720"/>
        <w:rPr>
          <w:rFonts w:cs="Arial"/>
          <w:color w:val="000000"/>
          <w:lang w:val="es-ES"/>
          <w:rPrChange w:id="212" w:author="Jose Antonio Montero" w:date="2020-11-03T23:20:00Z">
            <w:rPr>
              <w:rFonts w:cs="Arial"/>
              <w:color w:val="000000"/>
              <w:lang w:val="en-US"/>
            </w:rPr>
          </w:rPrChange>
        </w:rPr>
      </w:pPr>
      <w:r w:rsidRPr="00E96996">
        <w:rPr>
          <w:rFonts w:cs="Arial"/>
          <w:color w:val="000000"/>
          <w:lang w:val="es-ES"/>
          <w:rPrChange w:id="21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De les </w:t>
      </w:r>
      <w:proofErr w:type="spellStart"/>
      <w:r w:rsidRPr="00E96996">
        <w:rPr>
          <w:rFonts w:cs="Arial"/>
          <w:color w:val="000000"/>
          <w:lang w:val="es-ES"/>
          <w:rPrChange w:id="214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dades</w:t>
      </w:r>
      <w:proofErr w:type="spellEnd"/>
      <w:r w:rsidRPr="00E96996">
        <w:rPr>
          <w:rFonts w:cs="Arial"/>
          <w:color w:val="000000"/>
          <w:lang w:val="es-ES"/>
          <w:rPrChange w:id="21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16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extretes</w:t>
      </w:r>
      <w:proofErr w:type="spellEnd"/>
      <w:r w:rsidRPr="00E96996">
        <w:rPr>
          <w:rFonts w:cs="Arial"/>
          <w:b/>
          <w:bCs/>
          <w:color w:val="000000"/>
          <w:lang w:val="es-ES"/>
          <w:rPrChange w:id="21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18" w:author="Jose Antonio Montero" w:date="2020-11-03T23:20:00Z">
            <w:rPr>
              <w:rFonts w:cs="Arial"/>
              <w:color w:val="000000"/>
              <w:lang w:val="en-US"/>
            </w:rPr>
          </w:rPrChange>
        </w:rPr>
        <w:t>és</w:t>
      </w:r>
      <w:proofErr w:type="spellEnd"/>
      <w:r w:rsidRPr="00E96996">
        <w:rPr>
          <w:rFonts w:cs="Arial"/>
          <w:color w:val="000000"/>
          <w:lang w:val="es-ES"/>
          <w:rPrChange w:id="21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20" w:author="Jose Antonio Montero" w:date="2020-11-03T23:20:00Z">
            <w:rPr>
              <w:rFonts w:cs="Arial"/>
              <w:color w:val="000000"/>
              <w:lang w:val="en-US"/>
            </w:rPr>
          </w:rPrChange>
        </w:rPr>
        <w:t>important</w:t>
      </w:r>
      <w:proofErr w:type="spellEnd"/>
      <w:r w:rsidRPr="00E96996">
        <w:rPr>
          <w:rFonts w:cs="Arial"/>
          <w:color w:val="000000"/>
          <w:lang w:val="es-ES"/>
          <w:rPrChange w:id="22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considerar </w:t>
      </w:r>
      <w:proofErr w:type="spellStart"/>
      <w:r w:rsidRPr="00E96996">
        <w:rPr>
          <w:rFonts w:cs="Arial"/>
          <w:color w:val="000000"/>
          <w:lang w:val="es-ES"/>
          <w:rPrChange w:id="222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l’ús</w:t>
      </w:r>
      <w:proofErr w:type="spellEnd"/>
      <w:r w:rsidRPr="00E96996">
        <w:rPr>
          <w:rFonts w:cs="Arial"/>
          <w:color w:val="000000"/>
          <w:lang w:val="es-ES"/>
          <w:rPrChange w:id="22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que es poden </w:t>
      </w:r>
      <w:proofErr w:type="spellStart"/>
      <w:r w:rsidRPr="00E96996">
        <w:rPr>
          <w:rFonts w:cs="Arial"/>
          <w:color w:val="000000"/>
          <w:lang w:val="es-ES"/>
          <w:rPrChange w:id="224" w:author="Jose Antonio Montero" w:date="2020-11-03T23:20:00Z">
            <w:rPr>
              <w:rFonts w:cs="Arial"/>
              <w:color w:val="000000"/>
              <w:lang w:val="en-US"/>
            </w:rPr>
          </w:rPrChange>
        </w:rPr>
        <w:t>fer</w:t>
      </w:r>
      <w:proofErr w:type="spellEnd"/>
      <w:r w:rsidRPr="00E96996">
        <w:rPr>
          <w:rFonts w:cs="Arial"/>
          <w:color w:val="000000"/>
          <w:lang w:val="es-ES"/>
          <w:rPrChange w:id="22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les </w:t>
      </w:r>
      <w:proofErr w:type="spellStart"/>
      <w:r w:rsidRPr="00E96996">
        <w:rPr>
          <w:rFonts w:cs="Arial"/>
          <w:color w:val="000000"/>
          <w:lang w:val="es-ES"/>
          <w:rPrChange w:id="226" w:author="Jose Antonio Montero" w:date="2020-11-03T23:20:00Z">
            <w:rPr>
              <w:rFonts w:cs="Arial"/>
              <w:color w:val="000000"/>
              <w:lang w:val="en-US"/>
            </w:rPr>
          </w:rPrChange>
        </w:rPr>
        <w:t>mateixes</w:t>
      </w:r>
      <w:proofErr w:type="spellEnd"/>
      <w:r w:rsidR="009062E0" w:rsidRPr="00E96996">
        <w:rPr>
          <w:rFonts w:cs="Arial"/>
          <w:color w:val="000000"/>
          <w:lang w:val="es-ES"/>
          <w:rPrChange w:id="22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228" w:author="Jose Antonio Montero" w:date="2020-11-03T23:20:00Z">
            <w:rPr>
              <w:rFonts w:cs="Arial"/>
              <w:color w:val="000000"/>
              <w:lang w:val="en-US"/>
            </w:rPr>
          </w:rPrChange>
        </w:rPr>
        <w:t>diferenciant</w:t>
      </w:r>
      <w:proofErr w:type="spellEnd"/>
      <w:r w:rsidR="009062E0" w:rsidRPr="00E96996">
        <w:rPr>
          <w:rFonts w:cs="Arial"/>
          <w:color w:val="000000"/>
          <w:lang w:val="es-ES"/>
          <w:rPrChange w:id="22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</w:t>
      </w:r>
      <w:proofErr w:type="spellStart"/>
      <w:r w:rsidR="009062E0" w:rsidRPr="00E96996">
        <w:rPr>
          <w:rFonts w:cs="Arial"/>
          <w:color w:val="000000"/>
          <w:lang w:val="es-ES"/>
          <w:rPrChange w:id="230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</w:t>
      </w:r>
      <w:proofErr w:type="spellEnd"/>
      <w:r w:rsidR="009062E0" w:rsidRPr="00E96996">
        <w:rPr>
          <w:rFonts w:cs="Arial"/>
          <w:color w:val="000000"/>
          <w:lang w:val="es-ES"/>
          <w:rPrChange w:id="23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232" w:author="Jose Antonio Montero" w:date="2020-11-03T23:20:00Z">
            <w:rPr>
              <w:rFonts w:cs="Arial"/>
              <w:color w:val="000000"/>
              <w:lang w:val="en-US"/>
            </w:rPr>
          </w:rPrChange>
        </w:rPr>
        <w:t>àmbit</w:t>
      </w:r>
      <w:proofErr w:type="spellEnd"/>
      <w:r w:rsidR="009062E0" w:rsidRPr="00E96996">
        <w:rPr>
          <w:rFonts w:cs="Arial"/>
          <w:color w:val="000000"/>
          <w:lang w:val="es-ES"/>
          <w:rPrChange w:id="23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es </w:t>
      </w:r>
      <w:proofErr w:type="spellStart"/>
      <w:r w:rsidR="009062E0" w:rsidRPr="00E96996">
        <w:rPr>
          <w:rFonts w:cs="Arial"/>
          <w:color w:val="000000"/>
          <w:lang w:val="es-ES"/>
          <w:rPrChange w:id="234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pot</w:t>
      </w:r>
      <w:proofErr w:type="spellEnd"/>
      <w:r w:rsidR="009062E0" w:rsidRPr="00E96996">
        <w:rPr>
          <w:rFonts w:cs="Arial"/>
          <w:color w:val="000000"/>
          <w:lang w:val="es-ES"/>
          <w:rPrChange w:id="23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236" w:author="Jose Antonio Montero" w:date="2020-11-03T23:20:00Z">
            <w:rPr>
              <w:rFonts w:cs="Arial"/>
              <w:color w:val="000000"/>
              <w:lang w:val="en-US"/>
            </w:rPr>
          </w:rPrChange>
        </w:rPr>
        <w:t>utilitzar</w:t>
      </w:r>
      <w:proofErr w:type="spellEnd"/>
      <w:r w:rsidR="009062E0" w:rsidRPr="00E96996">
        <w:rPr>
          <w:rFonts w:cs="Arial"/>
          <w:color w:val="000000"/>
          <w:lang w:val="es-ES"/>
          <w:rPrChange w:id="23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238" w:author="Jose Antonio Montero" w:date="2020-11-03T23:20:00Z">
            <w:rPr>
              <w:rFonts w:cs="Arial"/>
              <w:color w:val="000000"/>
              <w:lang w:val="en-US"/>
            </w:rPr>
          </w:rPrChange>
        </w:rPr>
        <w:t>aquest</w:t>
      </w:r>
      <w:proofErr w:type="spellEnd"/>
      <w:r w:rsidR="009062E0" w:rsidRPr="00E96996">
        <w:rPr>
          <w:rFonts w:cs="Arial"/>
          <w:color w:val="000000"/>
          <w:lang w:val="es-ES"/>
          <w:rPrChange w:id="23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240" w:author="Jose Antonio Montero" w:date="2020-11-03T23:20:00Z">
            <w:rPr>
              <w:rFonts w:cs="Arial"/>
              <w:color w:val="000000"/>
              <w:lang w:val="en-US"/>
            </w:rPr>
          </w:rPrChange>
        </w:rPr>
        <w:t>ús</w:t>
      </w:r>
      <w:proofErr w:type="spellEnd"/>
      <w:r w:rsidRPr="00E96996">
        <w:rPr>
          <w:rFonts w:cs="Arial"/>
          <w:color w:val="000000"/>
          <w:lang w:val="es-ES"/>
          <w:rPrChange w:id="24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:</w:t>
      </w:r>
    </w:p>
    <w:p w14:paraId="7B69F3D3" w14:textId="77777777" w:rsidR="008F56E0" w:rsidRPr="00E96996" w:rsidRDefault="008F56E0" w:rsidP="008F56E0">
      <w:pPr>
        <w:autoSpaceDE w:val="0"/>
        <w:autoSpaceDN w:val="0"/>
        <w:adjustRightInd w:val="0"/>
        <w:ind w:left="720"/>
        <w:rPr>
          <w:rFonts w:cs="Arial"/>
          <w:color w:val="000000"/>
          <w:lang w:val="es-ES"/>
          <w:rPrChange w:id="242" w:author="Jose Antonio Montero" w:date="2020-11-03T23:20:00Z">
            <w:rPr>
              <w:rFonts w:cs="Arial"/>
              <w:color w:val="000000"/>
              <w:lang w:val="en-US"/>
            </w:rPr>
          </w:rPrChange>
        </w:rPr>
      </w:pPr>
    </w:p>
    <w:p w14:paraId="2ABBEBC7" w14:textId="76EA0069" w:rsidR="008F56E0" w:rsidRPr="00E96996" w:rsidRDefault="008F56E0" w:rsidP="008F56E0">
      <w:pPr>
        <w:numPr>
          <w:ilvl w:val="0"/>
          <w:numId w:val="22"/>
        </w:numPr>
        <w:autoSpaceDE w:val="0"/>
        <w:autoSpaceDN w:val="0"/>
        <w:adjustRightInd w:val="0"/>
        <w:jc w:val="both"/>
        <w:rPr>
          <w:rFonts w:cs="Arial"/>
          <w:b/>
          <w:bCs/>
          <w:color w:val="000000"/>
          <w:lang w:val="es-ES"/>
          <w:rPrChange w:id="24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proofErr w:type="spellStart"/>
      <w:r w:rsidRPr="00E96996">
        <w:rPr>
          <w:rFonts w:cs="Arial"/>
          <w:b/>
          <w:bCs/>
          <w:color w:val="000000"/>
          <w:lang w:val="es-ES"/>
          <w:rPrChange w:id="24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Ús</w:t>
      </w:r>
      <w:proofErr w:type="spellEnd"/>
      <w:r w:rsidRPr="00E96996">
        <w:rPr>
          <w:rFonts w:cs="Arial"/>
          <w:b/>
          <w:bCs/>
          <w:color w:val="000000"/>
          <w:lang w:val="es-ES"/>
          <w:rPrChange w:id="24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personal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24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com</w:t>
      </w:r>
      <w:proofErr w:type="spellEnd"/>
      <w:r w:rsidRPr="00E96996">
        <w:rPr>
          <w:rFonts w:cs="Arial"/>
          <w:b/>
          <w:bCs/>
          <w:color w:val="000000"/>
          <w:lang w:val="es-ES"/>
          <w:rPrChange w:id="24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a agenda: </w:t>
      </w:r>
      <w:proofErr w:type="spellStart"/>
      <w:r w:rsidRPr="00E96996">
        <w:rPr>
          <w:rFonts w:cs="Arial"/>
          <w:color w:val="000000"/>
          <w:lang w:val="es-ES"/>
          <w:rPrChange w:id="248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Extreure</w:t>
      </w:r>
      <w:proofErr w:type="spellEnd"/>
      <w:r w:rsidRPr="00E96996">
        <w:rPr>
          <w:rFonts w:cs="Arial"/>
          <w:color w:val="000000"/>
          <w:lang w:val="es-ES"/>
          <w:rPrChange w:id="24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tota la </w:t>
      </w:r>
      <w:proofErr w:type="spellStart"/>
      <w:r w:rsidRPr="00E96996">
        <w:rPr>
          <w:rFonts w:cs="Arial"/>
          <w:color w:val="000000"/>
          <w:lang w:val="es-ES"/>
          <w:rPrChange w:id="250" w:author="Jose Antonio Montero" w:date="2020-11-03T23:20:00Z">
            <w:rPr>
              <w:rFonts w:cs="Arial"/>
              <w:color w:val="000000"/>
              <w:lang w:val="en-US"/>
            </w:rPr>
          </w:rPrChange>
        </w:rPr>
        <w:t>informació</w:t>
      </w:r>
      <w:proofErr w:type="spellEnd"/>
      <w:r w:rsidRPr="00E96996">
        <w:rPr>
          <w:rFonts w:cs="Arial"/>
          <w:color w:val="000000"/>
          <w:lang w:val="es-ES"/>
          <w:rPrChange w:id="25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52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com</w:t>
      </w:r>
      <w:proofErr w:type="spellEnd"/>
      <w:r w:rsidRPr="00E96996">
        <w:rPr>
          <w:rFonts w:cs="Arial"/>
          <w:color w:val="000000"/>
          <w:lang w:val="es-ES"/>
          <w:rPrChange w:id="25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</w:t>
      </w:r>
      <w:proofErr w:type="spellStart"/>
      <w:r w:rsidRPr="00E96996">
        <w:rPr>
          <w:rFonts w:cs="Arial"/>
          <w:color w:val="000000"/>
          <w:lang w:val="es-ES"/>
          <w:rPrChange w:id="254" w:author="Jose Antonio Montero" w:date="2020-11-03T23:20:00Z">
            <w:rPr>
              <w:rFonts w:cs="Arial"/>
              <w:color w:val="000000"/>
              <w:lang w:val="en-US"/>
            </w:rPr>
          </w:rPrChange>
        </w:rPr>
        <w:t>ús</w:t>
      </w:r>
      <w:proofErr w:type="spellEnd"/>
      <w:r w:rsidRPr="00E96996">
        <w:rPr>
          <w:rFonts w:cs="Arial"/>
          <w:color w:val="000000"/>
          <w:lang w:val="es-ES"/>
          <w:rPrChange w:id="25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personal, </w:t>
      </w:r>
      <w:proofErr w:type="spellStart"/>
      <w:r w:rsidRPr="00E96996">
        <w:rPr>
          <w:rFonts w:cs="Arial"/>
          <w:color w:val="000000"/>
          <w:lang w:val="es-ES"/>
          <w:rPrChange w:id="256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pot</w:t>
      </w:r>
      <w:proofErr w:type="spellEnd"/>
      <w:r w:rsidRPr="00E96996">
        <w:rPr>
          <w:rFonts w:cs="Arial"/>
          <w:color w:val="000000"/>
          <w:lang w:val="es-ES"/>
          <w:rPrChange w:id="25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servir per </w:t>
      </w:r>
      <w:proofErr w:type="spellStart"/>
      <w:r w:rsidRPr="00E96996">
        <w:rPr>
          <w:rFonts w:cs="Arial"/>
          <w:color w:val="000000"/>
          <w:lang w:val="es-ES"/>
          <w:rPrChange w:id="258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tenir</w:t>
      </w:r>
      <w:proofErr w:type="spellEnd"/>
      <w:r w:rsidRPr="00E96996">
        <w:rPr>
          <w:rFonts w:cs="Arial"/>
          <w:color w:val="000000"/>
          <w:lang w:val="es-ES"/>
          <w:rPrChange w:id="25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la </w:t>
      </w:r>
      <w:proofErr w:type="spellStart"/>
      <w:r w:rsidRPr="00E96996">
        <w:rPr>
          <w:rFonts w:cs="Arial"/>
          <w:color w:val="000000"/>
          <w:lang w:val="es-ES"/>
          <w:rPrChange w:id="260" w:author="Jose Antonio Montero" w:date="2020-11-03T23:20:00Z">
            <w:rPr>
              <w:rFonts w:cs="Arial"/>
              <w:color w:val="000000"/>
              <w:lang w:val="en-US"/>
            </w:rPr>
          </w:rPrChange>
        </w:rPr>
        <w:t>informació</w:t>
      </w:r>
      <w:proofErr w:type="spellEnd"/>
      <w:r w:rsidRPr="00E96996">
        <w:rPr>
          <w:rFonts w:cs="Arial"/>
          <w:color w:val="000000"/>
          <w:lang w:val="es-ES"/>
          <w:rPrChange w:id="26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</w:t>
      </w:r>
      <w:proofErr w:type="spellStart"/>
      <w:r w:rsidRPr="00E96996">
        <w:rPr>
          <w:rFonts w:cs="Arial"/>
          <w:color w:val="000000"/>
          <w:lang w:val="es-ES"/>
          <w:rPrChange w:id="262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l’abast</w:t>
      </w:r>
      <w:proofErr w:type="spellEnd"/>
      <w:r w:rsidRPr="00E96996">
        <w:rPr>
          <w:rFonts w:cs="Arial"/>
          <w:color w:val="000000"/>
          <w:lang w:val="es-ES"/>
          <w:rPrChange w:id="26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un </w:t>
      </w:r>
      <w:proofErr w:type="spellStart"/>
      <w:r w:rsidRPr="00E96996">
        <w:rPr>
          <w:rFonts w:cs="Arial"/>
          <w:color w:val="000000"/>
          <w:lang w:val="es-ES"/>
          <w:rPrChange w:id="264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temps</w:t>
      </w:r>
      <w:proofErr w:type="spellEnd"/>
      <w:r w:rsidRPr="00E96996">
        <w:rPr>
          <w:rFonts w:cs="Arial"/>
          <w:color w:val="000000"/>
          <w:lang w:val="es-ES"/>
          <w:rPrChange w:id="26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66" w:author="Jose Antonio Montero" w:date="2020-11-03T23:20:00Z">
            <w:rPr>
              <w:rFonts w:cs="Arial"/>
              <w:color w:val="000000"/>
              <w:lang w:val="en-US"/>
            </w:rPr>
          </w:rPrChange>
        </w:rPr>
        <w:t>molt</w:t>
      </w:r>
      <w:proofErr w:type="spellEnd"/>
      <w:r w:rsidRPr="00E96996">
        <w:rPr>
          <w:rFonts w:cs="Arial"/>
          <w:color w:val="000000"/>
          <w:lang w:val="es-ES"/>
          <w:rPrChange w:id="26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68" w:author="Jose Antonio Montero" w:date="2020-11-03T23:20:00Z">
            <w:rPr>
              <w:rFonts w:cs="Arial"/>
              <w:color w:val="000000"/>
              <w:lang w:val="en-US"/>
            </w:rPr>
          </w:rPrChange>
        </w:rPr>
        <w:t>reduït</w:t>
      </w:r>
      <w:proofErr w:type="spellEnd"/>
      <w:r w:rsidRPr="00E96996">
        <w:rPr>
          <w:rFonts w:cs="Arial"/>
          <w:color w:val="000000"/>
          <w:lang w:val="es-ES"/>
          <w:rPrChange w:id="26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si el que es </w:t>
      </w:r>
      <w:proofErr w:type="spellStart"/>
      <w:r w:rsidRPr="00E96996">
        <w:rPr>
          <w:rFonts w:cs="Arial"/>
          <w:color w:val="000000"/>
          <w:lang w:val="es-ES"/>
          <w:rPrChange w:id="270" w:author="Jose Antonio Montero" w:date="2020-11-03T23:20:00Z">
            <w:rPr>
              <w:rFonts w:cs="Arial"/>
              <w:color w:val="000000"/>
              <w:lang w:val="en-US"/>
            </w:rPr>
          </w:rPrChange>
        </w:rPr>
        <w:t>vol</w:t>
      </w:r>
      <w:proofErr w:type="spellEnd"/>
      <w:r w:rsidRPr="00E96996">
        <w:rPr>
          <w:rFonts w:cs="Arial"/>
          <w:color w:val="000000"/>
          <w:lang w:val="es-ES"/>
          <w:rPrChange w:id="27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72" w:author="Jose Antonio Montero" w:date="2020-11-03T23:20:00Z">
            <w:rPr>
              <w:rFonts w:cs="Arial"/>
              <w:color w:val="000000"/>
              <w:lang w:val="en-US"/>
            </w:rPr>
          </w:rPrChange>
        </w:rPr>
        <w:t>és</w:t>
      </w:r>
      <w:proofErr w:type="spellEnd"/>
      <w:r w:rsidRPr="00E96996">
        <w:rPr>
          <w:rFonts w:cs="Arial"/>
          <w:color w:val="000000"/>
          <w:lang w:val="es-ES"/>
          <w:rPrChange w:id="27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74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extreure</w:t>
      </w:r>
      <w:proofErr w:type="spellEnd"/>
      <w:r w:rsidRPr="00E96996">
        <w:rPr>
          <w:rFonts w:cs="Arial"/>
          <w:color w:val="000000"/>
          <w:lang w:val="es-ES"/>
          <w:rPrChange w:id="27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tota la </w:t>
      </w:r>
      <w:proofErr w:type="spellStart"/>
      <w:r w:rsidRPr="00E96996">
        <w:rPr>
          <w:rFonts w:cs="Arial"/>
          <w:color w:val="000000"/>
          <w:lang w:val="es-ES"/>
          <w:rPrChange w:id="276" w:author="Jose Antonio Montero" w:date="2020-11-03T23:20:00Z">
            <w:rPr>
              <w:rFonts w:cs="Arial"/>
              <w:color w:val="000000"/>
              <w:lang w:val="en-US"/>
            </w:rPr>
          </w:rPrChange>
        </w:rPr>
        <w:t>informació</w:t>
      </w:r>
      <w:proofErr w:type="spellEnd"/>
      <w:r w:rsidRPr="00E96996">
        <w:rPr>
          <w:rFonts w:cs="Arial"/>
          <w:color w:val="000000"/>
          <w:lang w:val="es-ES"/>
          <w:rPrChange w:id="27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78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possible</w:t>
      </w:r>
      <w:proofErr w:type="spellEnd"/>
      <w:r w:rsidRPr="00E96996">
        <w:rPr>
          <w:rFonts w:cs="Arial"/>
          <w:color w:val="000000"/>
          <w:lang w:val="es-ES"/>
          <w:rPrChange w:id="27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80" w:author="Jose Antonio Montero" w:date="2020-11-03T23:20:00Z">
            <w:rPr>
              <w:rFonts w:cs="Arial"/>
              <w:color w:val="000000"/>
              <w:lang w:val="en-US"/>
            </w:rPr>
          </w:rPrChange>
        </w:rPr>
        <w:t>d’un</w:t>
      </w:r>
      <w:proofErr w:type="spellEnd"/>
      <w:r w:rsidRPr="00E96996">
        <w:rPr>
          <w:rFonts w:cs="Arial"/>
          <w:color w:val="000000"/>
          <w:lang w:val="es-ES"/>
          <w:rPrChange w:id="28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o varis </w:t>
      </w:r>
      <w:proofErr w:type="spellStart"/>
      <w:r w:rsidRPr="00E96996">
        <w:rPr>
          <w:rFonts w:cs="Arial"/>
          <w:color w:val="000000"/>
          <w:lang w:val="es-ES"/>
          <w:rPrChange w:id="282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esdeveniment</w:t>
      </w:r>
      <w:proofErr w:type="spellEnd"/>
      <w:r w:rsidRPr="00E96996">
        <w:rPr>
          <w:rFonts w:cs="Arial"/>
          <w:color w:val="000000"/>
          <w:lang w:val="es-ES"/>
          <w:rPrChange w:id="28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84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estalviant</w:t>
      </w:r>
      <w:proofErr w:type="spellEnd"/>
      <w:r w:rsidRPr="00E96996">
        <w:rPr>
          <w:rFonts w:cs="Arial"/>
          <w:color w:val="000000"/>
          <w:lang w:val="es-ES"/>
          <w:rPrChange w:id="28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el </w:t>
      </w:r>
      <w:proofErr w:type="spellStart"/>
      <w:r w:rsidRPr="00E96996">
        <w:rPr>
          <w:rFonts w:cs="Arial"/>
          <w:color w:val="000000"/>
          <w:lang w:val="es-ES"/>
          <w:rPrChange w:id="286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temps</w:t>
      </w:r>
      <w:proofErr w:type="spellEnd"/>
      <w:r w:rsidRPr="00E96996">
        <w:rPr>
          <w:rFonts w:cs="Arial"/>
          <w:color w:val="000000"/>
          <w:lang w:val="es-ES"/>
          <w:rPrChange w:id="28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88" w:author="Jose Antonio Montero" w:date="2020-11-03T23:20:00Z">
            <w:rPr>
              <w:rFonts w:cs="Arial"/>
              <w:color w:val="000000"/>
              <w:lang w:val="en-US"/>
            </w:rPr>
          </w:rPrChange>
        </w:rPr>
        <w:t>d’haver</w:t>
      </w:r>
      <w:proofErr w:type="spellEnd"/>
      <w:r w:rsidRPr="00E96996">
        <w:rPr>
          <w:rFonts w:cs="Arial"/>
          <w:color w:val="000000"/>
          <w:lang w:val="es-ES"/>
          <w:rPrChange w:id="28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navegar per la web. </w:t>
      </w:r>
      <w:proofErr w:type="spellStart"/>
      <w:r w:rsidRPr="00E96996">
        <w:rPr>
          <w:rFonts w:cs="Arial"/>
          <w:color w:val="000000"/>
          <w:lang w:val="es-ES"/>
          <w:rPrChange w:id="290" w:author="Jose Antonio Montero" w:date="2020-11-03T23:20:00Z">
            <w:rPr>
              <w:rFonts w:cs="Arial"/>
              <w:color w:val="000000"/>
              <w:lang w:val="en-US"/>
            </w:rPr>
          </w:rPrChange>
        </w:rPr>
        <w:t>D’aquest</w:t>
      </w:r>
      <w:proofErr w:type="spellEnd"/>
      <w:r w:rsidRPr="00E96996">
        <w:rPr>
          <w:rFonts w:cs="Arial"/>
          <w:color w:val="000000"/>
          <w:lang w:val="es-ES"/>
          <w:rPrChange w:id="29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292" w:author="Jose Antonio Montero" w:date="2020-11-03T23:20:00Z">
            <w:rPr>
              <w:rFonts w:cs="Arial"/>
              <w:color w:val="000000"/>
              <w:lang w:val="en-US"/>
            </w:rPr>
          </w:rPrChange>
        </w:rPr>
        <w:t>mode</w:t>
      </w:r>
      <w:proofErr w:type="spellEnd"/>
      <w:r w:rsidRPr="00E96996">
        <w:rPr>
          <w:rFonts w:cs="Arial"/>
          <w:color w:val="000000"/>
          <w:lang w:val="es-ES"/>
          <w:rPrChange w:id="29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</w:t>
      </w:r>
      <w:proofErr w:type="spellStart"/>
      <w:r w:rsidRPr="00E96996">
        <w:rPr>
          <w:rFonts w:cs="Arial"/>
          <w:color w:val="000000"/>
          <w:lang w:val="es-ES"/>
          <w:rPrChange w:id="294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l’extracció</w:t>
      </w:r>
      <w:proofErr w:type="spellEnd"/>
      <w:r w:rsidRPr="00E96996">
        <w:rPr>
          <w:rFonts w:cs="Arial"/>
          <w:color w:val="000000"/>
          <w:lang w:val="es-ES"/>
          <w:rPrChange w:id="29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les </w:t>
      </w:r>
      <w:proofErr w:type="spellStart"/>
      <w:r w:rsidRPr="00E96996">
        <w:rPr>
          <w:rFonts w:cs="Arial"/>
          <w:color w:val="000000"/>
          <w:lang w:val="es-ES"/>
          <w:rPrChange w:id="296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dades</w:t>
      </w:r>
      <w:proofErr w:type="spellEnd"/>
      <w:r w:rsidRPr="00E96996">
        <w:rPr>
          <w:rFonts w:cs="Arial"/>
          <w:color w:val="000000"/>
          <w:lang w:val="es-ES"/>
          <w:rPrChange w:id="29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un </w:t>
      </w:r>
      <w:proofErr w:type="spellStart"/>
      <w:r w:rsidRPr="00E96996">
        <w:rPr>
          <w:rFonts w:cs="Arial"/>
          <w:color w:val="000000"/>
          <w:lang w:val="es-ES"/>
          <w:rPrChange w:id="298" w:author="Jose Antonio Montero" w:date="2020-11-03T23:20:00Z">
            <w:rPr>
              <w:rFonts w:cs="Arial"/>
              <w:color w:val="000000"/>
              <w:lang w:val="en-US"/>
            </w:rPr>
          </w:rPrChange>
        </w:rPr>
        <w:t>fitxer</w:t>
      </w:r>
      <w:proofErr w:type="spellEnd"/>
      <w:r w:rsidRPr="00E96996">
        <w:rPr>
          <w:rFonts w:cs="Arial"/>
          <w:color w:val="000000"/>
          <w:lang w:val="es-ES"/>
          <w:rPrChange w:id="29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00" w:author="Jose Antonio Montero" w:date="2020-11-03T23:20:00Z">
            <w:rPr>
              <w:rFonts w:cs="Arial"/>
              <w:color w:val="000000"/>
              <w:lang w:val="en-US"/>
            </w:rPr>
          </w:rPrChange>
        </w:rPr>
        <w:t>ens</w:t>
      </w:r>
      <w:proofErr w:type="spellEnd"/>
      <w:r w:rsidRPr="00E96996">
        <w:rPr>
          <w:rFonts w:cs="Arial"/>
          <w:color w:val="000000"/>
          <w:lang w:val="es-ES"/>
          <w:rPrChange w:id="30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02" w:author="Jose Antonio Montero" w:date="2020-11-03T23:20:00Z">
            <w:rPr>
              <w:rFonts w:cs="Arial"/>
              <w:color w:val="000000"/>
              <w:lang w:val="en-US"/>
            </w:rPr>
          </w:rPrChange>
        </w:rPr>
        <w:t>permetrà</w:t>
      </w:r>
      <w:proofErr w:type="spellEnd"/>
      <w:r w:rsidRPr="00E96996">
        <w:rPr>
          <w:rFonts w:cs="Arial"/>
          <w:color w:val="000000"/>
          <w:lang w:val="es-ES"/>
          <w:rPrChange w:id="30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04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tenir</w:t>
      </w:r>
      <w:proofErr w:type="spellEnd"/>
      <w:r w:rsidRPr="00E96996">
        <w:rPr>
          <w:rFonts w:cs="Arial"/>
          <w:color w:val="000000"/>
          <w:lang w:val="es-ES"/>
          <w:rPrChange w:id="30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la </w:t>
      </w:r>
      <w:proofErr w:type="spellStart"/>
      <w:r w:rsidRPr="00E96996">
        <w:rPr>
          <w:rFonts w:cs="Arial"/>
          <w:color w:val="000000"/>
          <w:lang w:val="es-ES"/>
          <w:rPrChange w:id="306" w:author="Jose Antonio Montero" w:date="2020-11-03T23:20:00Z">
            <w:rPr>
              <w:rFonts w:cs="Arial"/>
              <w:color w:val="000000"/>
              <w:lang w:val="en-US"/>
            </w:rPr>
          </w:rPrChange>
        </w:rPr>
        <w:t>informació</w:t>
      </w:r>
      <w:proofErr w:type="spellEnd"/>
      <w:r w:rsidRPr="00E96996">
        <w:rPr>
          <w:rFonts w:cs="Arial"/>
          <w:color w:val="000000"/>
          <w:lang w:val="es-ES"/>
          <w:rPrChange w:id="30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</w:t>
      </w:r>
      <w:proofErr w:type="spellStart"/>
      <w:r w:rsidRPr="00E96996">
        <w:rPr>
          <w:rFonts w:cs="Arial"/>
          <w:color w:val="000000"/>
          <w:lang w:val="es-ES"/>
          <w:rPrChange w:id="308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l’abast</w:t>
      </w:r>
      <w:proofErr w:type="spellEnd"/>
      <w:r w:rsidRPr="00E96996">
        <w:rPr>
          <w:rFonts w:cs="Arial"/>
          <w:color w:val="000000"/>
          <w:lang w:val="es-ES"/>
          <w:rPrChange w:id="30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per decidir quina </w:t>
      </w:r>
      <w:proofErr w:type="spellStart"/>
      <w:r w:rsidRPr="00E96996">
        <w:rPr>
          <w:rFonts w:cs="Arial"/>
          <w:color w:val="000000"/>
          <w:lang w:val="es-ES"/>
          <w:rPrChange w:id="310" w:author="Jose Antonio Montero" w:date="2020-11-03T23:20:00Z">
            <w:rPr>
              <w:rFonts w:cs="Arial"/>
              <w:color w:val="000000"/>
              <w:lang w:val="en-US"/>
            </w:rPr>
          </w:rPrChange>
        </w:rPr>
        <w:t>serà</w:t>
      </w:r>
      <w:proofErr w:type="spellEnd"/>
      <w:r w:rsidRPr="00E96996">
        <w:rPr>
          <w:rFonts w:cs="Arial"/>
          <w:color w:val="000000"/>
          <w:lang w:val="es-ES"/>
          <w:rPrChange w:id="31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la </w:t>
      </w:r>
      <w:proofErr w:type="spellStart"/>
      <w:r w:rsidRPr="00E96996">
        <w:rPr>
          <w:rFonts w:cs="Arial"/>
          <w:color w:val="000000"/>
          <w:lang w:val="es-ES"/>
          <w:rPrChange w:id="312" w:author="Jose Antonio Montero" w:date="2020-11-03T23:20:00Z">
            <w:rPr>
              <w:rFonts w:cs="Arial"/>
              <w:color w:val="000000"/>
              <w:lang w:val="en-US"/>
            </w:rPr>
          </w:rPrChange>
        </w:rPr>
        <w:t>millor</w:t>
      </w:r>
      <w:proofErr w:type="spellEnd"/>
      <w:r w:rsidRPr="00E96996">
        <w:rPr>
          <w:rFonts w:cs="Arial"/>
          <w:color w:val="000000"/>
          <w:lang w:val="es-ES"/>
          <w:rPrChange w:id="31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14" w:author="Jose Antonio Montero" w:date="2020-11-03T23:20:00Z">
            <w:rPr>
              <w:rFonts w:cs="Arial"/>
              <w:color w:val="000000"/>
              <w:lang w:val="en-US"/>
            </w:rPr>
          </w:rPrChange>
        </w:rPr>
        <w:t>opció</w:t>
      </w:r>
      <w:proofErr w:type="spellEnd"/>
      <w:r w:rsidRPr="00E96996">
        <w:rPr>
          <w:rFonts w:cs="Arial"/>
          <w:color w:val="000000"/>
          <w:lang w:val="es-ES"/>
          <w:rPrChange w:id="31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si es </w:t>
      </w:r>
      <w:proofErr w:type="spellStart"/>
      <w:r w:rsidRPr="00E96996">
        <w:rPr>
          <w:rFonts w:cs="Arial"/>
          <w:color w:val="000000"/>
          <w:lang w:val="es-ES"/>
          <w:rPrChange w:id="316" w:author="Jose Antonio Montero" w:date="2020-11-03T23:20:00Z">
            <w:rPr>
              <w:rFonts w:cs="Arial"/>
              <w:color w:val="000000"/>
              <w:lang w:val="en-US"/>
            </w:rPr>
          </w:rPrChange>
        </w:rPr>
        <w:t>vol</w:t>
      </w:r>
      <w:proofErr w:type="spellEnd"/>
      <w:r w:rsidRPr="00E96996">
        <w:rPr>
          <w:rFonts w:cs="Arial"/>
          <w:color w:val="000000"/>
          <w:lang w:val="es-ES"/>
          <w:rPrChange w:id="31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18" w:author="Jose Antonio Montero" w:date="2020-11-03T23:20:00Z">
            <w:rPr>
              <w:rFonts w:cs="Arial"/>
              <w:color w:val="000000"/>
              <w:lang w:val="en-US"/>
            </w:rPr>
          </w:rPrChange>
        </w:rPr>
        <w:t>atendre</w:t>
      </w:r>
      <w:proofErr w:type="spellEnd"/>
      <w:r w:rsidRPr="00E96996">
        <w:rPr>
          <w:rFonts w:cs="Arial"/>
          <w:color w:val="000000"/>
          <w:lang w:val="es-ES"/>
          <w:rPrChange w:id="31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un </w:t>
      </w:r>
      <w:proofErr w:type="spellStart"/>
      <w:r w:rsidRPr="00E96996">
        <w:rPr>
          <w:rFonts w:cs="Arial"/>
          <w:color w:val="000000"/>
          <w:lang w:val="es-ES"/>
          <w:rPrChange w:id="320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esdeveniment</w:t>
      </w:r>
      <w:proofErr w:type="spellEnd"/>
      <w:r w:rsidRPr="00E96996">
        <w:rPr>
          <w:rFonts w:cs="Arial"/>
          <w:color w:val="000000"/>
          <w:lang w:val="es-ES"/>
          <w:rPrChange w:id="32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22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concret</w:t>
      </w:r>
      <w:proofErr w:type="spellEnd"/>
      <w:r w:rsidRPr="00E96996">
        <w:rPr>
          <w:rFonts w:cs="Arial"/>
          <w:color w:val="000000"/>
          <w:lang w:val="es-ES"/>
          <w:rPrChange w:id="32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24" w:author="Jose Antonio Montero" w:date="2020-11-03T23:20:00Z">
            <w:rPr>
              <w:rFonts w:cs="Arial"/>
              <w:color w:val="000000"/>
              <w:lang w:val="en-US"/>
            </w:rPr>
          </w:rPrChange>
        </w:rPr>
        <w:t>amb</w:t>
      </w:r>
      <w:proofErr w:type="spellEnd"/>
      <w:r w:rsidRPr="00E96996">
        <w:rPr>
          <w:rFonts w:cs="Arial"/>
          <w:color w:val="000000"/>
          <w:lang w:val="es-ES"/>
          <w:rPrChange w:id="32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un </w:t>
      </w:r>
      <w:proofErr w:type="spellStart"/>
      <w:r w:rsidRPr="00E96996">
        <w:rPr>
          <w:rFonts w:cs="Arial"/>
          <w:color w:val="000000"/>
          <w:lang w:val="es-ES"/>
          <w:rPrChange w:id="326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estalvi</w:t>
      </w:r>
      <w:proofErr w:type="spellEnd"/>
      <w:r w:rsidRPr="00E96996">
        <w:rPr>
          <w:rFonts w:cs="Arial"/>
          <w:color w:val="000000"/>
          <w:lang w:val="es-ES"/>
          <w:rPrChange w:id="32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</w:t>
      </w:r>
      <w:proofErr w:type="spellStart"/>
      <w:r w:rsidRPr="00E96996">
        <w:rPr>
          <w:rFonts w:cs="Arial"/>
          <w:color w:val="000000"/>
          <w:lang w:val="es-ES"/>
          <w:rPrChange w:id="328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temps</w:t>
      </w:r>
      <w:proofErr w:type="spellEnd"/>
      <w:r w:rsidRPr="00E96996">
        <w:rPr>
          <w:rFonts w:cs="Arial"/>
          <w:color w:val="000000"/>
          <w:lang w:val="es-ES"/>
          <w:rPrChange w:id="32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considerable.</w:t>
      </w:r>
    </w:p>
    <w:p w14:paraId="0650EA2B" w14:textId="77777777" w:rsidR="008F56E0" w:rsidRPr="00E96996" w:rsidRDefault="008F56E0" w:rsidP="008F56E0">
      <w:pPr>
        <w:autoSpaceDE w:val="0"/>
        <w:autoSpaceDN w:val="0"/>
        <w:adjustRightInd w:val="0"/>
        <w:ind w:left="720"/>
        <w:jc w:val="both"/>
        <w:rPr>
          <w:rFonts w:cs="Arial"/>
          <w:b/>
          <w:bCs/>
          <w:color w:val="000000"/>
          <w:lang w:val="es-ES"/>
          <w:rPrChange w:id="33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693421ED" w14:textId="77777777" w:rsidR="008F56E0" w:rsidRPr="00E96996" w:rsidRDefault="008F56E0" w:rsidP="008F56E0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33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00664AE" w14:textId="125BE00A" w:rsidR="008F56E0" w:rsidRPr="00FF68E3" w:rsidRDefault="008F56E0" w:rsidP="009062E0">
      <w:pPr>
        <w:numPr>
          <w:ilvl w:val="0"/>
          <w:numId w:val="22"/>
        </w:numPr>
        <w:autoSpaceDE w:val="0"/>
        <w:autoSpaceDN w:val="0"/>
        <w:adjustRightInd w:val="0"/>
        <w:jc w:val="both"/>
        <w:rPr>
          <w:ins w:id="332" w:author="Jose Antonio Montero" w:date="2020-11-03T23:00:00Z"/>
          <w:rFonts w:cs="Arial"/>
          <w:b/>
          <w:bCs/>
          <w:color w:val="000000"/>
          <w:lang w:val="en-US"/>
          <w:rPrChange w:id="333" w:author="Jose Antonio Montero" w:date="2020-11-03T23:00:00Z">
            <w:rPr>
              <w:ins w:id="334" w:author="Jose Antonio Montero" w:date="2020-11-03T23:00:00Z"/>
              <w:rFonts w:cs="Arial"/>
              <w:color w:val="000000"/>
              <w:lang w:val="en-US"/>
            </w:rPr>
          </w:rPrChange>
        </w:rPr>
      </w:pPr>
      <w:proofErr w:type="spellStart"/>
      <w:r w:rsidRPr="00E96996">
        <w:rPr>
          <w:rFonts w:cs="Arial"/>
          <w:b/>
          <w:bCs/>
          <w:color w:val="000000"/>
          <w:lang w:val="es-ES"/>
          <w:rPrChange w:id="33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lastRenderedPageBreak/>
        <w:t>Ús</w:t>
      </w:r>
      <w:proofErr w:type="spellEnd"/>
      <w:r w:rsidRPr="00E96996">
        <w:rPr>
          <w:rFonts w:cs="Arial"/>
          <w:b/>
          <w:bCs/>
          <w:color w:val="000000"/>
          <w:lang w:val="es-ES"/>
          <w:rPrChange w:id="33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empresarial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33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com</w:t>
      </w:r>
      <w:proofErr w:type="spellEnd"/>
      <w:r w:rsidRPr="00E96996">
        <w:rPr>
          <w:rFonts w:cs="Arial"/>
          <w:b/>
          <w:bCs/>
          <w:color w:val="000000"/>
          <w:lang w:val="es-ES"/>
          <w:rPrChange w:id="33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a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33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estudi</w:t>
      </w:r>
      <w:proofErr w:type="spellEnd"/>
      <w:r w:rsidRPr="00E96996">
        <w:rPr>
          <w:rFonts w:cs="Arial"/>
          <w:b/>
          <w:bCs/>
          <w:color w:val="000000"/>
          <w:lang w:val="es-ES"/>
          <w:rPrChange w:id="34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de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34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mercat</w:t>
      </w:r>
      <w:proofErr w:type="spellEnd"/>
      <w:r w:rsidRPr="00E96996">
        <w:rPr>
          <w:rFonts w:cs="Arial"/>
          <w:b/>
          <w:bCs/>
          <w:color w:val="000000"/>
          <w:lang w:val="es-ES"/>
          <w:rPrChange w:id="34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o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34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competència</w:t>
      </w:r>
      <w:proofErr w:type="spellEnd"/>
      <w:r w:rsidRPr="00E96996">
        <w:rPr>
          <w:rFonts w:cs="Arial"/>
          <w:b/>
          <w:bCs/>
          <w:color w:val="000000"/>
          <w:lang w:val="es-ES"/>
          <w:rPrChange w:id="34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: </w:t>
      </w:r>
      <w:r w:rsidRPr="00E96996">
        <w:rPr>
          <w:rFonts w:cs="Arial"/>
          <w:color w:val="000000"/>
          <w:lang w:val="es-ES"/>
          <w:rPrChange w:id="34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En </w:t>
      </w:r>
      <w:proofErr w:type="spellStart"/>
      <w:r w:rsidRPr="00E96996">
        <w:rPr>
          <w:rFonts w:cs="Arial"/>
          <w:color w:val="000000"/>
          <w:lang w:val="es-ES"/>
          <w:rPrChange w:id="346" w:author="Jose Antonio Montero" w:date="2020-11-03T23:20:00Z">
            <w:rPr>
              <w:rFonts w:cs="Arial"/>
              <w:color w:val="000000"/>
              <w:lang w:val="en-US"/>
            </w:rPr>
          </w:rPrChange>
        </w:rPr>
        <w:t>aquest</w:t>
      </w:r>
      <w:proofErr w:type="spellEnd"/>
      <w:r w:rsidRPr="00E96996">
        <w:rPr>
          <w:rFonts w:cs="Arial"/>
          <w:color w:val="000000"/>
          <w:lang w:val="es-ES"/>
          <w:rPrChange w:id="34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348" w:author="Jose Antonio Montero" w:date="2020-11-03T23:20:00Z">
            <w:rPr>
              <w:rFonts w:cs="Arial"/>
              <w:color w:val="000000"/>
              <w:lang w:val="en-US"/>
            </w:rPr>
          </w:rPrChange>
        </w:rPr>
        <w:t>àmbit</w:t>
      </w:r>
      <w:proofErr w:type="spellEnd"/>
      <w:r w:rsidR="009062E0" w:rsidRPr="00E96996">
        <w:rPr>
          <w:rFonts w:cs="Arial"/>
          <w:color w:val="000000"/>
          <w:lang w:val="es-ES"/>
          <w:rPrChange w:id="34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350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podria</w:t>
      </w:r>
      <w:proofErr w:type="spellEnd"/>
      <w:r w:rsidR="009062E0" w:rsidRPr="00E96996">
        <w:rPr>
          <w:rFonts w:cs="Arial"/>
          <w:color w:val="000000"/>
          <w:lang w:val="es-ES"/>
          <w:rPrChange w:id="35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ser </w:t>
      </w:r>
      <w:proofErr w:type="spellStart"/>
      <w:r w:rsidR="009062E0" w:rsidRPr="00E96996">
        <w:rPr>
          <w:rFonts w:cs="Arial"/>
          <w:color w:val="000000"/>
          <w:lang w:val="es-ES"/>
          <w:rPrChange w:id="352" w:author="Jose Antonio Montero" w:date="2020-11-03T23:20:00Z">
            <w:rPr>
              <w:rFonts w:cs="Arial"/>
              <w:color w:val="000000"/>
              <w:lang w:val="en-US"/>
            </w:rPr>
          </w:rPrChange>
        </w:rPr>
        <w:t>interessant</w:t>
      </w:r>
      <w:proofErr w:type="spellEnd"/>
      <w:r w:rsidR="009062E0" w:rsidRPr="00E96996">
        <w:rPr>
          <w:rFonts w:cs="Arial"/>
          <w:color w:val="000000"/>
          <w:lang w:val="es-ES"/>
          <w:rPrChange w:id="35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354" w:author="Jose Antonio Montero" w:date="2020-11-03T23:20:00Z">
            <w:rPr>
              <w:rFonts w:cs="Arial"/>
              <w:color w:val="000000"/>
              <w:lang w:val="en-US"/>
            </w:rPr>
          </w:rPrChange>
        </w:rPr>
        <w:t>fer</w:t>
      </w:r>
      <w:proofErr w:type="spellEnd"/>
      <w:r w:rsidR="009062E0" w:rsidRPr="00E96996">
        <w:rPr>
          <w:rFonts w:cs="Arial"/>
          <w:color w:val="000000"/>
          <w:lang w:val="es-ES"/>
          <w:rPrChange w:id="35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un </w:t>
      </w:r>
      <w:proofErr w:type="spellStart"/>
      <w:r w:rsidR="009062E0" w:rsidRPr="00E96996">
        <w:rPr>
          <w:rFonts w:cs="Arial"/>
          <w:color w:val="000000"/>
          <w:lang w:val="es-ES"/>
          <w:rPrChange w:id="356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estudi</w:t>
      </w:r>
      <w:proofErr w:type="spellEnd"/>
      <w:r w:rsidR="009062E0" w:rsidRPr="00E96996">
        <w:rPr>
          <w:rFonts w:cs="Arial"/>
          <w:color w:val="000000"/>
          <w:lang w:val="es-ES"/>
          <w:rPrChange w:id="35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la competencia</w:t>
      </w:r>
      <w:r w:rsidR="001A5208" w:rsidRPr="00E96996">
        <w:rPr>
          <w:rFonts w:cs="Arial"/>
          <w:color w:val="000000"/>
          <w:lang w:val="es-ES"/>
          <w:rPrChange w:id="35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per controlar </w:t>
      </w:r>
      <w:proofErr w:type="spellStart"/>
      <w:r w:rsidR="001A5208" w:rsidRPr="00E96996">
        <w:rPr>
          <w:rFonts w:cs="Arial"/>
          <w:color w:val="000000"/>
          <w:lang w:val="es-ES"/>
          <w:rPrChange w:id="359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quins</w:t>
      </w:r>
      <w:proofErr w:type="spellEnd"/>
      <w:r w:rsidR="001A5208" w:rsidRPr="00E96996">
        <w:rPr>
          <w:rFonts w:cs="Arial"/>
          <w:color w:val="000000"/>
          <w:lang w:val="es-ES"/>
          <w:rPrChange w:id="36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1A5208" w:rsidRPr="00E96996">
        <w:rPr>
          <w:rFonts w:cs="Arial"/>
          <w:color w:val="000000"/>
          <w:lang w:val="es-ES"/>
          <w:rPrChange w:id="361" w:author="Jose Antonio Montero" w:date="2020-11-03T23:20:00Z">
            <w:rPr>
              <w:rFonts w:cs="Arial"/>
              <w:color w:val="000000"/>
              <w:lang w:val="en-US"/>
            </w:rPr>
          </w:rPrChange>
        </w:rPr>
        <w:t>preus</w:t>
      </w:r>
      <w:proofErr w:type="spellEnd"/>
      <w:r w:rsidR="001A5208" w:rsidRPr="00E96996">
        <w:rPr>
          <w:rFonts w:cs="Arial"/>
          <w:color w:val="000000"/>
          <w:lang w:val="es-ES"/>
          <w:rPrChange w:id="36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1A5208" w:rsidRPr="00E96996">
        <w:rPr>
          <w:rFonts w:cs="Arial"/>
          <w:color w:val="000000"/>
          <w:lang w:val="es-ES"/>
          <w:rPrChange w:id="363" w:author="Jose Antonio Montero" w:date="2020-11-03T23:20:00Z">
            <w:rPr>
              <w:rFonts w:cs="Arial"/>
              <w:color w:val="000000"/>
              <w:lang w:val="en-US"/>
            </w:rPr>
          </w:rPrChange>
        </w:rPr>
        <w:t>són</w:t>
      </w:r>
      <w:proofErr w:type="spellEnd"/>
      <w:r w:rsidR="001A5208" w:rsidRPr="00E96996">
        <w:rPr>
          <w:rFonts w:cs="Arial"/>
          <w:color w:val="000000"/>
          <w:lang w:val="es-ES"/>
          <w:rPrChange w:id="36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1A5208" w:rsidRPr="00E96996">
        <w:rPr>
          <w:rFonts w:cs="Arial"/>
          <w:color w:val="000000"/>
          <w:lang w:val="es-ES"/>
          <w:rPrChange w:id="365" w:author="Jose Antonio Montero" w:date="2020-11-03T23:20:00Z">
            <w:rPr>
              <w:rFonts w:cs="Arial"/>
              <w:color w:val="000000"/>
              <w:lang w:val="en-US"/>
            </w:rPr>
          </w:rPrChange>
        </w:rPr>
        <w:t>els</w:t>
      </w:r>
      <w:proofErr w:type="spellEnd"/>
      <w:r w:rsidR="001A5208" w:rsidRPr="00E96996">
        <w:rPr>
          <w:rFonts w:cs="Arial"/>
          <w:color w:val="000000"/>
          <w:lang w:val="es-ES"/>
          <w:rPrChange w:id="36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que </w:t>
      </w:r>
      <w:proofErr w:type="spellStart"/>
      <w:r w:rsidR="001A5208" w:rsidRPr="00E96996">
        <w:rPr>
          <w:rFonts w:cs="Arial"/>
          <w:color w:val="000000"/>
          <w:lang w:val="es-ES"/>
          <w:rPrChange w:id="367" w:author="Jose Antonio Montero" w:date="2020-11-03T23:20:00Z">
            <w:rPr>
              <w:rFonts w:cs="Arial"/>
              <w:color w:val="000000"/>
              <w:lang w:val="en-US"/>
            </w:rPr>
          </w:rPrChange>
        </w:rPr>
        <w:t>tenen</w:t>
      </w:r>
      <w:proofErr w:type="spellEnd"/>
      <w:r w:rsidR="001A5208" w:rsidRPr="00E96996">
        <w:rPr>
          <w:rFonts w:cs="Arial"/>
          <w:color w:val="000000"/>
          <w:lang w:val="es-ES"/>
          <w:rPrChange w:id="36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</w:t>
      </w:r>
      <w:proofErr w:type="spellStart"/>
      <w:r w:rsidR="001A5208" w:rsidRPr="00E96996">
        <w:rPr>
          <w:rFonts w:cs="Arial"/>
          <w:color w:val="000000"/>
          <w:lang w:val="es-ES"/>
          <w:rPrChange w:id="369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l’actualitat</w:t>
      </w:r>
      <w:proofErr w:type="spellEnd"/>
      <w:r w:rsidR="001A5208" w:rsidRPr="00E96996">
        <w:rPr>
          <w:rFonts w:cs="Arial"/>
          <w:color w:val="000000"/>
          <w:lang w:val="es-ES"/>
          <w:rPrChange w:id="37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per cada </w:t>
      </w:r>
      <w:proofErr w:type="spellStart"/>
      <w:r w:rsidR="001A5208" w:rsidRPr="00E96996">
        <w:rPr>
          <w:rFonts w:cs="Arial"/>
          <w:color w:val="000000"/>
          <w:lang w:val="es-ES"/>
          <w:rPrChange w:id="371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esdeveniment</w:t>
      </w:r>
      <w:proofErr w:type="spellEnd"/>
      <w:r w:rsidR="001A5208" w:rsidRPr="00E96996">
        <w:rPr>
          <w:rFonts w:cs="Arial"/>
          <w:color w:val="000000"/>
          <w:lang w:val="es-ES"/>
          <w:rPrChange w:id="37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. </w:t>
      </w:r>
      <w:proofErr w:type="spellStart"/>
      <w:r w:rsidR="007F12F0" w:rsidRPr="00E96996">
        <w:rPr>
          <w:rFonts w:cs="Arial"/>
          <w:color w:val="000000"/>
          <w:lang w:val="es-ES"/>
          <w:rPrChange w:id="373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Com</w:t>
      </w:r>
      <w:proofErr w:type="spellEnd"/>
      <w:r w:rsidR="007F12F0" w:rsidRPr="00E96996">
        <w:rPr>
          <w:rFonts w:cs="Arial"/>
          <w:color w:val="000000"/>
          <w:lang w:val="es-ES"/>
          <w:rPrChange w:id="37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un </w:t>
      </w:r>
      <w:proofErr w:type="spellStart"/>
      <w:r w:rsidR="007F12F0" w:rsidRPr="00E96996">
        <w:rPr>
          <w:rFonts w:cs="Arial"/>
          <w:color w:val="000000"/>
          <w:lang w:val="es-ES"/>
          <w:rPrChange w:id="375" w:author="Jose Antonio Montero" w:date="2020-11-03T23:20:00Z">
            <w:rPr>
              <w:rFonts w:cs="Arial"/>
              <w:color w:val="000000"/>
              <w:lang w:val="en-US"/>
            </w:rPr>
          </w:rPrChange>
        </w:rPr>
        <w:t>dels</w:t>
      </w:r>
      <w:proofErr w:type="spellEnd"/>
      <w:r w:rsidR="007F12F0" w:rsidRPr="00E96996">
        <w:rPr>
          <w:rFonts w:cs="Arial"/>
          <w:color w:val="000000"/>
          <w:lang w:val="es-ES"/>
          <w:rPrChange w:id="37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77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camps</w:t>
      </w:r>
      <w:proofErr w:type="spellEnd"/>
      <w:r w:rsidR="007F12F0" w:rsidRPr="00E96996">
        <w:rPr>
          <w:rFonts w:cs="Arial"/>
          <w:color w:val="000000"/>
          <w:lang w:val="es-ES"/>
          <w:rPrChange w:id="37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del </w:t>
      </w:r>
      <w:proofErr w:type="spellStart"/>
      <w:r w:rsidR="007F12F0" w:rsidRPr="00E96996">
        <w:rPr>
          <w:rFonts w:cs="Arial"/>
          <w:color w:val="000000"/>
          <w:lang w:val="es-ES"/>
          <w:rPrChange w:id="379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dataset</w:t>
      </w:r>
      <w:proofErr w:type="spellEnd"/>
      <w:r w:rsidR="007F12F0" w:rsidRPr="00E96996">
        <w:rPr>
          <w:rFonts w:cs="Arial"/>
          <w:color w:val="000000"/>
          <w:lang w:val="es-ES"/>
          <w:rPrChange w:id="38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81" w:author="Jose Antonio Montero" w:date="2020-11-03T23:20:00Z">
            <w:rPr>
              <w:rFonts w:cs="Arial"/>
              <w:color w:val="000000"/>
              <w:lang w:val="en-US"/>
            </w:rPr>
          </w:rPrChange>
        </w:rPr>
        <w:t>ens</w:t>
      </w:r>
      <w:proofErr w:type="spellEnd"/>
      <w:r w:rsidR="007F12F0" w:rsidRPr="00E96996">
        <w:rPr>
          <w:rFonts w:cs="Arial"/>
          <w:color w:val="000000"/>
          <w:lang w:val="es-ES"/>
          <w:rPrChange w:id="38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marca la data i </w:t>
      </w:r>
      <w:proofErr w:type="spellStart"/>
      <w:r w:rsidR="007F12F0" w:rsidRPr="00E96996">
        <w:rPr>
          <w:rFonts w:cs="Arial"/>
          <w:color w:val="000000"/>
          <w:lang w:val="es-ES"/>
          <w:rPrChange w:id="383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l’hora</w:t>
      </w:r>
      <w:proofErr w:type="spellEnd"/>
      <w:r w:rsidR="007F12F0" w:rsidRPr="00E96996">
        <w:rPr>
          <w:rFonts w:cs="Arial"/>
          <w:color w:val="000000"/>
          <w:lang w:val="es-ES"/>
          <w:rPrChange w:id="38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</w:t>
      </w:r>
      <w:proofErr w:type="spellStart"/>
      <w:r w:rsidR="007F12F0" w:rsidRPr="00E96996">
        <w:rPr>
          <w:rFonts w:cs="Arial"/>
          <w:color w:val="000000"/>
          <w:lang w:val="es-ES"/>
          <w:rPrChange w:id="385" w:author="Jose Antonio Montero" w:date="2020-11-03T23:20:00Z">
            <w:rPr>
              <w:rFonts w:cs="Arial"/>
              <w:color w:val="000000"/>
              <w:lang w:val="en-US"/>
            </w:rPr>
          </w:rPrChange>
        </w:rPr>
        <w:t>l’extracció</w:t>
      </w:r>
      <w:proofErr w:type="spellEnd"/>
      <w:r w:rsidR="007F12F0" w:rsidRPr="00E96996">
        <w:rPr>
          <w:rFonts w:cs="Arial"/>
          <w:color w:val="000000"/>
          <w:lang w:val="es-ES"/>
          <w:rPrChange w:id="38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</w:t>
      </w:r>
      <w:proofErr w:type="spellStart"/>
      <w:r w:rsidR="007F12F0" w:rsidRPr="00E96996">
        <w:rPr>
          <w:rFonts w:cs="Arial"/>
          <w:color w:val="000000"/>
          <w:lang w:val="es-ES"/>
          <w:rPrChange w:id="387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podriem</w:t>
      </w:r>
      <w:proofErr w:type="spellEnd"/>
      <w:r w:rsidR="007F12F0" w:rsidRPr="00E96996">
        <w:rPr>
          <w:rFonts w:cs="Arial"/>
          <w:color w:val="000000"/>
          <w:lang w:val="es-ES"/>
          <w:rPrChange w:id="38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89" w:author="Jose Antonio Montero" w:date="2020-11-03T23:20:00Z">
            <w:rPr>
              <w:rFonts w:cs="Arial"/>
              <w:color w:val="000000"/>
              <w:lang w:val="en-US"/>
            </w:rPr>
          </w:rPrChange>
        </w:rPr>
        <w:t>analitzar</w:t>
      </w:r>
      <w:proofErr w:type="spellEnd"/>
      <w:r w:rsidR="007F12F0" w:rsidRPr="00E96996">
        <w:rPr>
          <w:rFonts w:cs="Arial"/>
          <w:color w:val="000000"/>
          <w:lang w:val="es-ES"/>
          <w:rPrChange w:id="39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91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quan</w:t>
      </w:r>
      <w:proofErr w:type="spellEnd"/>
      <w:r w:rsidR="007F12F0" w:rsidRPr="00E96996">
        <w:rPr>
          <w:rFonts w:cs="Arial"/>
          <w:color w:val="000000"/>
          <w:lang w:val="es-ES"/>
          <w:rPrChange w:id="39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i en </w:t>
      </w:r>
      <w:proofErr w:type="spellStart"/>
      <w:r w:rsidR="007F12F0" w:rsidRPr="00E96996">
        <w:rPr>
          <w:rFonts w:cs="Arial"/>
          <w:color w:val="000000"/>
          <w:lang w:val="es-ES"/>
          <w:rPrChange w:id="393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</w:t>
      </w:r>
      <w:proofErr w:type="spellEnd"/>
      <w:r w:rsidR="007F12F0" w:rsidRPr="00E96996">
        <w:rPr>
          <w:rFonts w:cs="Arial"/>
          <w:color w:val="000000"/>
          <w:lang w:val="es-ES"/>
          <w:rPrChange w:id="39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95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esdeveniment</w:t>
      </w:r>
      <w:proofErr w:type="spellEnd"/>
      <w:r w:rsidR="007F12F0" w:rsidRPr="00E96996">
        <w:rPr>
          <w:rFonts w:cs="Arial"/>
          <w:color w:val="000000"/>
          <w:lang w:val="es-ES"/>
          <w:rPrChange w:id="39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97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pot</w:t>
      </w:r>
      <w:proofErr w:type="spellEnd"/>
      <w:r w:rsidR="007F12F0" w:rsidRPr="00E96996">
        <w:rPr>
          <w:rFonts w:cs="Arial"/>
          <w:color w:val="000000"/>
          <w:lang w:val="es-ES"/>
          <w:rPrChange w:id="39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399" w:author="Jose Antonio Montero" w:date="2020-11-03T23:20:00Z">
            <w:rPr>
              <w:rFonts w:cs="Arial"/>
              <w:color w:val="000000"/>
              <w:lang w:val="en-US"/>
            </w:rPr>
          </w:rPrChange>
        </w:rPr>
        <w:t>haver</w:t>
      </w:r>
      <w:proofErr w:type="spellEnd"/>
      <w:r w:rsidR="007F12F0" w:rsidRPr="00E96996">
        <w:rPr>
          <w:rFonts w:cs="Arial"/>
          <w:color w:val="000000"/>
          <w:lang w:val="es-ES"/>
          <w:rPrChange w:id="40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una </w:t>
      </w:r>
      <w:proofErr w:type="spellStart"/>
      <w:r w:rsidR="007F12F0" w:rsidRPr="00E96996">
        <w:rPr>
          <w:rFonts w:cs="Arial"/>
          <w:color w:val="000000"/>
          <w:lang w:val="es-ES"/>
          <w:rPrChange w:id="401" w:author="Jose Antonio Montero" w:date="2020-11-03T23:20:00Z">
            <w:rPr>
              <w:rFonts w:cs="Arial"/>
              <w:color w:val="000000"/>
              <w:lang w:val="en-US"/>
            </w:rPr>
          </w:rPrChange>
        </w:rPr>
        <w:t>modificació</w:t>
      </w:r>
      <w:proofErr w:type="spellEnd"/>
      <w:r w:rsidR="007F12F0" w:rsidRPr="00E96996">
        <w:rPr>
          <w:rFonts w:cs="Arial"/>
          <w:color w:val="000000"/>
          <w:lang w:val="es-ES"/>
          <w:rPrChange w:id="40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403" w:author="Jose Antonio Montero" w:date="2020-11-03T23:20:00Z">
            <w:rPr>
              <w:rFonts w:cs="Arial"/>
              <w:color w:val="000000"/>
              <w:lang w:val="en-US"/>
            </w:rPr>
          </w:rPrChange>
        </w:rPr>
        <w:t>dels</w:t>
      </w:r>
      <w:proofErr w:type="spellEnd"/>
      <w:r w:rsidR="007F12F0" w:rsidRPr="00E96996">
        <w:rPr>
          <w:rFonts w:cs="Arial"/>
          <w:color w:val="000000"/>
          <w:lang w:val="es-ES"/>
          <w:rPrChange w:id="40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405" w:author="Jose Antonio Montero" w:date="2020-11-03T23:20:00Z">
            <w:rPr>
              <w:rFonts w:cs="Arial"/>
              <w:color w:val="000000"/>
              <w:lang w:val="en-US"/>
            </w:rPr>
          </w:rPrChange>
        </w:rPr>
        <w:t>preus</w:t>
      </w:r>
      <w:proofErr w:type="spellEnd"/>
      <w:r w:rsidR="007F12F0" w:rsidRPr="00E96996">
        <w:rPr>
          <w:rFonts w:cs="Arial"/>
          <w:color w:val="000000"/>
          <w:lang w:val="es-ES"/>
          <w:rPrChange w:id="40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. </w:t>
      </w:r>
      <w:proofErr w:type="spellStart"/>
      <w:r w:rsidR="007F12F0" w:rsidRPr="00E96996">
        <w:rPr>
          <w:rFonts w:cs="Arial"/>
          <w:color w:val="000000"/>
          <w:lang w:val="es-ES"/>
          <w:rPrChange w:id="407" w:author="Jose Antonio Montero" w:date="2020-11-03T23:20:00Z">
            <w:rPr>
              <w:rFonts w:cs="Arial"/>
              <w:color w:val="000000"/>
              <w:lang w:val="en-US"/>
            </w:rPr>
          </w:rPrChange>
        </w:rPr>
        <w:t>Anant</w:t>
      </w:r>
      <w:proofErr w:type="spellEnd"/>
      <w:r w:rsidR="007F12F0" w:rsidRPr="00E96996">
        <w:rPr>
          <w:rFonts w:cs="Arial"/>
          <w:color w:val="000000"/>
          <w:lang w:val="es-ES"/>
          <w:rPrChange w:id="40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409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7F12F0" w:rsidRPr="00E96996">
        <w:rPr>
          <w:rFonts w:cs="Arial"/>
          <w:color w:val="000000"/>
          <w:lang w:val="es-ES"/>
          <w:rPrChange w:id="41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7F12F0" w:rsidRPr="00E96996">
        <w:rPr>
          <w:rFonts w:cs="Arial"/>
          <w:color w:val="000000"/>
          <w:lang w:val="es-ES"/>
          <w:rPrChange w:id="411" w:author="Jose Antonio Montero" w:date="2020-11-03T23:20:00Z">
            <w:rPr>
              <w:rFonts w:cs="Arial"/>
              <w:color w:val="000000"/>
              <w:lang w:val="en-US"/>
            </w:rPr>
          </w:rPrChange>
        </w:rPr>
        <w:t>enllà</w:t>
      </w:r>
      <w:proofErr w:type="spellEnd"/>
      <w:r w:rsidR="007F12F0" w:rsidRPr="00E96996">
        <w:rPr>
          <w:rFonts w:cs="Arial"/>
          <w:color w:val="000000"/>
          <w:lang w:val="es-ES"/>
          <w:rPrChange w:id="412" w:author="Jose Antonio Montero" w:date="2020-11-03T23:20:00Z">
            <w:rPr>
              <w:rFonts w:cs="Arial"/>
              <w:color w:val="000000"/>
              <w:lang w:val="en-US"/>
            </w:rPr>
          </w:rPrChange>
        </w:rPr>
        <w:t>, també</w:t>
      </w:r>
      <w:r w:rsidR="00617A3C" w:rsidRPr="00E96996">
        <w:rPr>
          <w:rFonts w:cs="Arial"/>
          <w:color w:val="000000"/>
          <w:lang w:val="es-ES"/>
          <w:rPrChange w:id="41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es</w:t>
      </w:r>
      <w:r w:rsidR="001A5208" w:rsidRPr="00E96996">
        <w:rPr>
          <w:rFonts w:cs="Arial"/>
          <w:color w:val="000000"/>
          <w:lang w:val="es-ES"/>
          <w:rPrChange w:id="41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1A5208" w:rsidRPr="00E96996">
        <w:rPr>
          <w:rFonts w:cs="Arial"/>
          <w:color w:val="000000"/>
          <w:lang w:val="es-ES"/>
          <w:rPrChange w:id="415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podria</w:t>
      </w:r>
      <w:proofErr w:type="spellEnd"/>
      <w:r w:rsidR="001A5208" w:rsidRPr="00E96996">
        <w:rPr>
          <w:rFonts w:cs="Arial"/>
          <w:color w:val="000000"/>
          <w:lang w:val="es-ES"/>
          <w:rPrChange w:id="41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17" w:author="Jose Antonio Montero" w:date="2020-11-03T23:20:00Z">
            <w:rPr>
              <w:rFonts w:cs="Arial"/>
              <w:color w:val="000000"/>
              <w:lang w:val="en-US"/>
            </w:rPr>
          </w:rPrChange>
        </w:rPr>
        <w:t>analitzar</w:t>
      </w:r>
      <w:proofErr w:type="spellEnd"/>
      <w:r w:rsidR="009062E0" w:rsidRPr="00E96996">
        <w:rPr>
          <w:rFonts w:cs="Arial"/>
          <w:color w:val="000000"/>
          <w:lang w:val="es-ES"/>
          <w:rPrChange w:id="41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19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quins</w:t>
      </w:r>
      <w:proofErr w:type="spellEnd"/>
      <w:r w:rsidR="009062E0" w:rsidRPr="00E96996">
        <w:rPr>
          <w:rFonts w:cs="Arial"/>
          <w:color w:val="000000"/>
          <w:lang w:val="es-ES"/>
          <w:rPrChange w:id="42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21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esdeveniments</w:t>
      </w:r>
      <w:proofErr w:type="spellEnd"/>
      <w:r w:rsidR="009062E0" w:rsidRPr="00E96996">
        <w:rPr>
          <w:rFonts w:cs="Arial"/>
          <w:color w:val="000000"/>
          <w:lang w:val="es-ES"/>
          <w:rPrChange w:id="42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23" w:author="Jose Antonio Montero" w:date="2020-11-03T23:20:00Z">
            <w:rPr>
              <w:rFonts w:cs="Arial"/>
              <w:color w:val="000000"/>
              <w:lang w:val="en-US"/>
            </w:rPr>
          </w:rPrChange>
        </w:rPr>
        <w:t>podrien</w:t>
      </w:r>
      <w:proofErr w:type="spellEnd"/>
      <w:r w:rsidR="009062E0" w:rsidRPr="00E96996">
        <w:rPr>
          <w:rFonts w:cs="Arial"/>
          <w:color w:val="000000"/>
          <w:lang w:val="es-ES"/>
          <w:rPrChange w:id="42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ser per </w:t>
      </w:r>
      <w:proofErr w:type="spellStart"/>
      <w:r w:rsidR="009062E0" w:rsidRPr="00E96996">
        <w:rPr>
          <w:rFonts w:cs="Arial"/>
          <w:color w:val="000000"/>
          <w:lang w:val="es-ES"/>
          <w:rPrChange w:id="425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exemple</w:t>
      </w:r>
      <w:proofErr w:type="spellEnd"/>
      <w:r w:rsidR="009062E0" w:rsidRPr="00E96996">
        <w:rPr>
          <w:rFonts w:cs="Arial"/>
          <w:color w:val="000000"/>
          <w:lang w:val="es-ES"/>
          <w:rPrChange w:id="42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27" w:author="Jose Antonio Montero" w:date="2020-11-03T23:20:00Z">
            <w:rPr>
              <w:rFonts w:cs="Arial"/>
              <w:color w:val="000000"/>
              <w:lang w:val="en-US"/>
            </w:rPr>
          </w:rPrChange>
        </w:rPr>
        <w:t>els</w:t>
      </w:r>
      <w:proofErr w:type="spellEnd"/>
      <w:r w:rsidR="009062E0" w:rsidRPr="00E96996">
        <w:rPr>
          <w:rFonts w:cs="Arial"/>
          <w:color w:val="000000"/>
          <w:lang w:val="es-ES"/>
          <w:rPrChange w:id="42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29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9062E0" w:rsidRPr="00E96996">
        <w:rPr>
          <w:rFonts w:cs="Arial"/>
          <w:color w:val="000000"/>
          <w:lang w:val="es-ES"/>
          <w:rPrChange w:id="43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31" w:author="Jose Antonio Montero" w:date="2020-11-03T23:20:00Z">
            <w:rPr>
              <w:rFonts w:cs="Arial"/>
              <w:color w:val="000000"/>
              <w:lang w:val="en-US"/>
            </w:rPr>
          </w:rPrChange>
        </w:rPr>
        <w:t>visitats</w:t>
      </w:r>
      <w:proofErr w:type="spellEnd"/>
      <w:r w:rsidR="009062E0" w:rsidRPr="00E96996">
        <w:rPr>
          <w:rFonts w:cs="Arial"/>
          <w:color w:val="000000"/>
          <w:lang w:val="es-ES"/>
          <w:rPrChange w:id="43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si </w:t>
      </w:r>
      <w:proofErr w:type="spellStart"/>
      <w:r w:rsidR="009062E0" w:rsidRPr="00E96996">
        <w:rPr>
          <w:rFonts w:cs="Arial"/>
          <w:color w:val="000000"/>
          <w:lang w:val="es-ES"/>
          <w:rPrChange w:id="433" w:author="Jose Antonio Montero" w:date="2020-11-03T23:20:00Z">
            <w:rPr>
              <w:rFonts w:cs="Arial"/>
              <w:color w:val="000000"/>
              <w:lang w:val="en-US"/>
            </w:rPr>
          </w:rPrChange>
        </w:rPr>
        <w:t>afegissim</w:t>
      </w:r>
      <w:proofErr w:type="spellEnd"/>
      <w:r w:rsidR="009062E0" w:rsidRPr="00E96996">
        <w:rPr>
          <w:rFonts w:cs="Arial"/>
          <w:color w:val="000000"/>
          <w:lang w:val="es-ES"/>
          <w:rPrChange w:id="43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35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9062E0" w:rsidRPr="00E96996">
        <w:rPr>
          <w:rFonts w:cs="Arial"/>
          <w:color w:val="000000"/>
          <w:lang w:val="es-ES"/>
          <w:rPrChange w:id="43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37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camps</w:t>
      </w:r>
      <w:proofErr w:type="spellEnd"/>
      <w:r w:rsidR="009062E0" w:rsidRPr="00E96996">
        <w:rPr>
          <w:rFonts w:cs="Arial"/>
          <w:color w:val="000000"/>
          <w:lang w:val="es-ES"/>
          <w:rPrChange w:id="43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al </w:t>
      </w:r>
      <w:proofErr w:type="spellStart"/>
      <w:r w:rsidR="009062E0" w:rsidRPr="00E96996">
        <w:rPr>
          <w:rFonts w:cs="Arial"/>
          <w:color w:val="000000"/>
          <w:lang w:val="es-ES"/>
          <w:rPrChange w:id="439" w:author="Jose Antonio Montero" w:date="2020-11-03T23:20:00Z">
            <w:rPr>
              <w:rFonts w:cs="Arial"/>
              <w:color w:val="000000"/>
              <w:lang w:val="en-US"/>
            </w:rPr>
          </w:rPrChange>
        </w:rPr>
        <w:t>dataset</w:t>
      </w:r>
      <w:proofErr w:type="spellEnd"/>
      <w:r w:rsidR="009062E0" w:rsidRPr="00E96996">
        <w:rPr>
          <w:rFonts w:cs="Arial"/>
          <w:color w:val="000000"/>
          <w:lang w:val="es-ES"/>
          <w:rPrChange w:id="44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o </w:t>
      </w:r>
      <w:proofErr w:type="spellStart"/>
      <w:r w:rsidR="009062E0" w:rsidRPr="00E96996">
        <w:rPr>
          <w:rFonts w:cs="Arial"/>
          <w:color w:val="000000"/>
          <w:lang w:val="es-ES"/>
          <w:rPrChange w:id="441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quines</w:t>
      </w:r>
      <w:proofErr w:type="spellEnd"/>
      <w:r w:rsidR="009062E0" w:rsidRPr="00E96996">
        <w:rPr>
          <w:rFonts w:cs="Arial"/>
          <w:color w:val="000000"/>
          <w:lang w:val="es-ES"/>
          <w:rPrChange w:id="44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43" w:author="Jose Antonio Montero" w:date="2020-11-03T23:20:00Z">
            <w:rPr>
              <w:rFonts w:cs="Arial"/>
              <w:color w:val="000000"/>
              <w:lang w:val="en-US"/>
            </w:rPr>
          </w:rPrChange>
        </w:rPr>
        <w:t>zones</w:t>
      </w:r>
      <w:proofErr w:type="spellEnd"/>
      <w:r w:rsidR="009062E0" w:rsidRPr="00E96996">
        <w:rPr>
          <w:rFonts w:cs="Arial"/>
          <w:color w:val="000000"/>
          <w:lang w:val="es-ES"/>
          <w:rPrChange w:id="44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serien les </w:t>
      </w:r>
      <w:proofErr w:type="spellStart"/>
      <w:r w:rsidR="009062E0" w:rsidRPr="00E96996">
        <w:rPr>
          <w:rFonts w:cs="Arial"/>
          <w:color w:val="000000"/>
          <w:lang w:val="es-ES"/>
          <w:rPrChange w:id="445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9062E0" w:rsidRPr="00E96996">
        <w:rPr>
          <w:rFonts w:cs="Arial"/>
          <w:color w:val="000000"/>
          <w:lang w:val="es-ES"/>
          <w:rPrChange w:id="44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47" w:author="Jose Antonio Montero" w:date="2020-11-03T23:20:00Z">
            <w:rPr>
              <w:rFonts w:cs="Arial"/>
              <w:color w:val="000000"/>
              <w:lang w:val="en-US"/>
            </w:rPr>
          </w:rPrChange>
        </w:rPr>
        <w:t>venudes</w:t>
      </w:r>
      <w:proofErr w:type="spellEnd"/>
      <w:r w:rsidR="009062E0" w:rsidRPr="00E96996">
        <w:rPr>
          <w:rFonts w:cs="Arial"/>
          <w:color w:val="000000"/>
          <w:lang w:val="es-ES"/>
          <w:rPrChange w:id="44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49" w:author="Jose Antonio Montero" w:date="2020-11-03T23:20:00Z">
            <w:rPr>
              <w:rFonts w:cs="Arial"/>
              <w:color w:val="000000"/>
              <w:lang w:val="en-US"/>
            </w:rPr>
          </w:rPrChange>
        </w:rPr>
        <w:t>abans</w:t>
      </w:r>
      <w:proofErr w:type="spellEnd"/>
      <w:r w:rsidR="009062E0" w:rsidRPr="00E96996">
        <w:rPr>
          <w:rFonts w:cs="Arial"/>
          <w:color w:val="000000"/>
          <w:lang w:val="es-ES"/>
          <w:rPrChange w:id="45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I per </w:t>
      </w:r>
      <w:proofErr w:type="spellStart"/>
      <w:r w:rsidR="009062E0" w:rsidRPr="00E96996">
        <w:rPr>
          <w:rFonts w:cs="Arial"/>
          <w:color w:val="000000"/>
          <w:lang w:val="es-ES"/>
          <w:rPrChange w:id="451" w:author="Jose Antonio Montero" w:date="2020-11-03T23:20:00Z">
            <w:rPr>
              <w:rFonts w:cs="Arial"/>
              <w:color w:val="000000"/>
              <w:lang w:val="en-US"/>
            </w:rPr>
          </w:rPrChange>
        </w:rPr>
        <w:t>tant</w:t>
      </w:r>
      <w:proofErr w:type="spellEnd"/>
      <w:r w:rsidR="009062E0" w:rsidRPr="00E96996">
        <w:rPr>
          <w:rFonts w:cs="Arial"/>
          <w:color w:val="000000"/>
          <w:lang w:val="es-ES"/>
          <w:rPrChange w:id="45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53" w:author="Jose Antonio Montero" w:date="2020-11-03T23:20:00Z">
            <w:rPr>
              <w:rFonts w:cs="Arial"/>
              <w:color w:val="000000"/>
              <w:lang w:val="en-US"/>
            </w:rPr>
          </w:rPrChange>
        </w:rPr>
        <w:t>més</w:t>
      </w:r>
      <w:proofErr w:type="spellEnd"/>
      <w:r w:rsidR="009062E0" w:rsidRPr="00E96996">
        <w:rPr>
          <w:rFonts w:cs="Arial"/>
          <w:color w:val="000000"/>
          <w:lang w:val="es-ES"/>
          <w:rPrChange w:id="45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55" w:author="Jose Antonio Montero" w:date="2020-11-03T23:20:00Z">
            <w:rPr>
              <w:rFonts w:cs="Arial"/>
              <w:color w:val="000000"/>
              <w:lang w:val="en-US"/>
            </w:rPr>
          </w:rPrChange>
        </w:rPr>
        <w:t>demandades</w:t>
      </w:r>
      <w:proofErr w:type="spellEnd"/>
      <w:r w:rsidR="009062E0" w:rsidRPr="00E96996">
        <w:rPr>
          <w:rFonts w:cs="Arial"/>
          <w:color w:val="000000"/>
          <w:lang w:val="es-ES"/>
          <w:rPrChange w:id="45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per </w:t>
      </w:r>
      <w:proofErr w:type="spellStart"/>
      <w:r w:rsidR="009062E0" w:rsidRPr="00E96996">
        <w:rPr>
          <w:rFonts w:cs="Arial"/>
          <w:color w:val="000000"/>
          <w:lang w:val="es-ES"/>
          <w:rPrChange w:id="457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exemple</w:t>
      </w:r>
      <w:proofErr w:type="spellEnd"/>
      <w:r w:rsidR="009062E0" w:rsidRPr="00E96996">
        <w:rPr>
          <w:rFonts w:cs="Arial"/>
          <w:color w:val="000000"/>
          <w:lang w:val="es-ES"/>
          <w:rPrChange w:id="45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si </w:t>
      </w:r>
      <w:proofErr w:type="spellStart"/>
      <w:r w:rsidR="009062E0" w:rsidRPr="00E96996">
        <w:rPr>
          <w:rFonts w:cs="Arial"/>
          <w:color w:val="000000"/>
          <w:lang w:val="es-ES"/>
          <w:rPrChange w:id="459" w:author="Jose Antonio Montero" w:date="2020-11-03T23:20:00Z">
            <w:rPr>
              <w:rFonts w:cs="Arial"/>
              <w:color w:val="000000"/>
              <w:lang w:val="en-US"/>
            </w:rPr>
          </w:rPrChange>
        </w:rPr>
        <w:t>afegissim</w:t>
      </w:r>
      <w:proofErr w:type="spellEnd"/>
      <w:r w:rsidR="009062E0" w:rsidRPr="00E96996">
        <w:rPr>
          <w:rFonts w:cs="Arial"/>
          <w:color w:val="000000"/>
          <w:lang w:val="es-ES"/>
          <w:rPrChange w:id="46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el nombre de </w:t>
      </w:r>
      <w:proofErr w:type="spellStart"/>
      <w:r w:rsidR="009062E0" w:rsidRPr="00E96996">
        <w:rPr>
          <w:rFonts w:cs="Arial"/>
          <w:color w:val="000000"/>
          <w:lang w:val="es-ES"/>
          <w:rPrChange w:id="461" w:author="Jose Antonio Montero" w:date="2020-11-03T23:20:00Z">
            <w:rPr>
              <w:rFonts w:cs="Arial"/>
              <w:color w:val="000000"/>
              <w:lang w:val="en-US"/>
            </w:rPr>
          </w:rPrChange>
        </w:rPr>
        <w:t>localitats</w:t>
      </w:r>
      <w:proofErr w:type="spellEnd"/>
      <w:r w:rsidR="009062E0" w:rsidRPr="00E96996">
        <w:rPr>
          <w:rFonts w:cs="Arial"/>
          <w:color w:val="000000"/>
          <w:lang w:val="es-ES"/>
          <w:rPrChange w:id="46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9062E0" w:rsidRPr="00E96996">
        <w:rPr>
          <w:rFonts w:cs="Arial"/>
          <w:color w:val="000000"/>
          <w:lang w:val="es-ES"/>
          <w:rPrChange w:id="463" w:author="Jose Antonio Montero" w:date="2020-11-03T23:20:00Z">
            <w:rPr>
              <w:rFonts w:cs="Arial"/>
              <w:color w:val="000000"/>
              <w:lang w:val="en-US"/>
            </w:rPr>
          </w:rPrChange>
        </w:rPr>
        <w:t>venudes</w:t>
      </w:r>
      <w:proofErr w:type="spellEnd"/>
      <w:r w:rsidR="009062E0" w:rsidRPr="00E96996">
        <w:rPr>
          <w:rFonts w:cs="Arial"/>
          <w:color w:val="000000"/>
          <w:lang w:val="es-ES"/>
          <w:rPrChange w:id="46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en cada zona</w:t>
      </w:r>
      <w:r w:rsidR="004A40E4" w:rsidRPr="00E96996">
        <w:rPr>
          <w:rFonts w:cs="Arial"/>
          <w:color w:val="000000"/>
          <w:lang w:val="es-ES"/>
          <w:rPrChange w:id="46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. </w:t>
      </w:r>
      <w:r w:rsidR="009062E0" w:rsidRPr="00E96996">
        <w:rPr>
          <w:rFonts w:cs="Arial"/>
          <w:color w:val="000000"/>
          <w:lang w:val="es-ES"/>
          <w:rPrChange w:id="46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r w:rsidR="009062E0" w:rsidRPr="009062E0">
        <w:rPr>
          <w:rFonts w:cs="Arial"/>
          <w:color w:val="000000"/>
          <w:highlight w:val="yellow"/>
          <w:lang w:val="en-US"/>
        </w:rPr>
        <w:t>(</w:t>
      </w:r>
      <w:proofErr w:type="spellStart"/>
      <w:r w:rsidR="009062E0" w:rsidRPr="009062E0">
        <w:rPr>
          <w:rFonts w:cs="Arial"/>
          <w:color w:val="000000"/>
          <w:highlight w:val="yellow"/>
          <w:lang w:val="en-US"/>
        </w:rPr>
        <w:t>ampliar</w:t>
      </w:r>
      <w:proofErr w:type="spellEnd"/>
      <w:r w:rsidR="009062E0" w:rsidRPr="009062E0">
        <w:rPr>
          <w:rFonts w:cs="Arial"/>
          <w:color w:val="000000"/>
          <w:highlight w:val="yellow"/>
          <w:lang w:val="en-US"/>
        </w:rPr>
        <w:t xml:space="preserve"> </w:t>
      </w:r>
      <w:r w:rsidR="004A40E4">
        <w:rPr>
          <w:rFonts w:cs="Arial"/>
          <w:color w:val="000000"/>
          <w:highlight w:val="yellow"/>
          <w:lang w:val="en-US"/>
        </w:rPr>
        <w:t xml:space="preserve">per </w:t>
      </w:r>
      <w:proofErr w:type="spellStart"/>
      <w:r w:rsidR="004A40E4">
        <w:rPr>
          <w:rFonts w:cs="Arial"/>
          <w:color w:val="000000"/>
          <w:highlight w:val="yellow"/>
          <w:lang w:val="en-US"/>
        </w:rPr>
        <w:t>exemple</w:t>
      </w:r>
      <w:proofErr w:type="spellEnd"/>
      <w:r w:rsidR="004A40E4">
        <w:rPr>
          <w:rFonts w:cs="Arial"/>
          <w:color w:val="000000"/>
          <w:highlight w:val="yellow"/>
          <w:lang w:val="en-US"/>
        </w:rPr>
        <w:t xml:space="preserve"> comparative de </w:t>
      </w:r>
      <w:proofErr w:type="spellStart"/>
      <w:r w:rsidR="004A40E4">
        <w:rPr>
          <w:rFonts w:cs="Arial"/>
          <w:color w:val="000000"/>
          <w:highlight w:val="yellow"/>
          <w:lang w:val="en-US"/>
        </w:rPr>
        <w:t>preus</w:t>
      </w:r>
      <w:proofErr w:type="spellEnd"/>
      <w:r w:rsidR="004A40E4">
        <w:rPr>
          <w:rFonts w:cs="Arial"/>
          <w:color w:val="000000"/>
          <w:highlight w:val="yellow"/>
          <w:lang w:val="en-US"/>
        </w:rPr>
        <w:t xml:space="preserve"> per </w:t>
      </w:r>
      <w:proofErr w:type="spellStart"/>
      <w:r w:rsidR="004A40E4">
        <w:rPr>
          <w:rFonts w:cs="Arial"/>
          <w:color w:val="000000"/>
          <w:highlight w:val="yellow"/>
          <w:lang w:val="en-US"/>
        </w:rPr>
        <w:t>ofertes</w:t>
      </w:r>
      <w:proofErr w:type="spellEnd"/>
      <w:r w:rsidR="004A40E4">
        <w:rPr>
          <w:rFonts w:cs="Arial"/>
          <w:color w:val="000000"/>
          <w:highlight w:val="yellow"/>
          <w:lang w:val="en-US"/>
        </w:rPr>
        <w:t xml:space="preserve"> ??? </w:t>
      </w:r>
      <w:r w:rsidR="009062E0" w:rsidRPr="009062E0">
        <w:rPr>
          <w:rFonts w:cs="Arial"/>
          <w:color w:val="000000"/>
          <w:highlight w:val="yellow"/>
          <w:lang w:val="en-US"/>
        </w:rPr>
        <w:t xml:space="preserve">check </w:t>
      </w:r>
      <w:proofErr w:type="spellStart"/>
      <w:r w:rsidR="009062E0" w:rsidRPr="009062E0">
        <w:rPr>
          <w:rFonts w:cs="Arial"/>
          <w:color w:val="000000"/>
          <w:highlight w:val="yellow"/>
          <w:lang w:val="en-US"/>
        </w:rPr>
        <w:t>coherencia</w:t>
      </w:r>
      <w:proofErr w:type="spellEnd"/>
      <w:r w:rsidR="009062E0" w:rsidRPr="009062E0">
        <w:rPr>
          <w:rFonts w:cs="Arial"/>
          <w:color w:val="000000"/>
          <w:highlight w:val="yellow"/>
          <w:lang w:val="en-US"/>
        </w:rPr>
        <w:t xml:space="preserve"> info)</w:t>
      </w:r>
    </w:p>
    <w:p w14:paraId="69AEADB5" w14:textId="6D4ADCEE" w:rsidR="00FF68E3" w:rsidRDefault="00FF68E3" w:rsidP="00FF68E3">
      <w:pPr>
        <w:autoSpaceDE w:val="0"/>
        <w:autoSpaceDN w:val="0"/>
        <w:adjustRightInd w:val="0"/>
        <w:jc w:val="both"/>
        <w:rPr>
          <w:ins w:id="467" w:author="Jose Antonio Montero" w:date="2020-11-03T23:00:00Z"/>
          <w:rFonts w:cs="Arial"/>
          <w:b/>
          <w:bCs/>
          <w:color w:val="000000"/>
          <w:lang w:val="en-US"/>
        </w:rPr>
      </w:pPr>
    </w:p>
    <w:p w14:paraId="6C0A910B" w14:textId="316F936A" w:rsidR="00FF68E3" w:rsidRPr="00E96996" w:rsidRDefault="00FF68E3">
      <w:pPr>
        <w:autoSpaceDE w:val="0"/>
        <w:autoSpaceDN w:val="0"/>
        <w:adjustRightInd w:val="0"/>
        <w:ind w:left="1080"/>
        <w:jc w:val="both"/>
        <w:rPr>
          <w:ins w:id="468" w:author="Jose Antonio Montero" w:date="2020-11-03T22:59:00Z"/>
          <w:rFonts w:cs="Arial"/>
          <w:color w:val="000000"/>
          <w:lang w:val="es-ES"/>
          <w:rPrChange w:id="469" w:author="Jose Antonio Montero" w:date="2020-11-03T23:20:00Z">
            <w:rPr>
              <w:ins w:id="470" w:author="Jose Antonio Montero" w:date="2020-11-03T22:59:00Z"/>
              <w:rFonts w:cs="Arial"/>
              <w:color w:val="000000"/>
              <w:lang w:val="en-US"/>
            </w:rPr>
          </w:rPrChange>
        </w:rPr>
        <w:pPrChange w:id="471" w:author="Jose Antonio Montero" w:date="2020-11-03T23:00:00Z">
          <w:pPr>
            <w:numPr>
              <w:numId w:val="22"/>
            </w:numPr>
            <w:autoSpaceDE w:val="0"/>
            <w:autoSpaceDN w:val="0"/>
            <w:adjustRightInd w:val="0"/>
            <w:ind w:left="1080" w:hanging="360"/>
            <w:jc w:val="both"/>
          </w:pPr>
        </w:pPrChange>
      </w:pPr>
      <w:ins w:id="472" w:author="Jose Antonio Montero" w:date="2020-11-03T23:00:00Z">
        <w:r w:rsidRPr="00E96996">
          <w:rPr>
            <w:rFonts w:cs="Arial"/>
            <w:color w:val="000000"/>
            <w:lang w:val="es-ES"/>
            <w:rPrChange w:id="47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Un </w:t>
        </w:r>
        <w:proofErr w:type="spellStart"/>
        <w:r w:rsidRPr="00E96996">
          <w:rPr>
            <w:rFonts w:cs="Arial"/>
            <w:color w:val="000000"/>
            <w:lang w:val="es-ES"/>
            <w:rPrChange w:id="47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ús</w:t>
        </w:r>
        <w:proofErr w:type="spellEnd"/>
        <w:r w:rsidRPr="00E96996">
          <w:rPr>
            <w:rFonts w:cs="Arial"/>
            <w:color w:val="000000"/>
            <w:lang w:val="es-ES"/>
            <w:rPrChange w:id="47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47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conegut</w:t>
        </w:r>
        <w:proofErr w:type="spellEnd"/>
        <w:r w:rsidRPr="00E96996">
          <w:rPr>
            <w:rFonts w:cs="Arial"/>
            <w:color w:val="000000"/>
            <w:lang w:val="es-ES"/>
            <w:rPrChange w:id="47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</w:t>
        </w:r>
        <w:proofErr w:type="spellStart"/>
        <w:r w:rsidRPr="00E96996">
          <w:rPr>
            <w:rFonts w:cs="Arial"/>
            <w:color w:val="000000"/>
            <w:lang w:val="es-ES"/>
            <w:rPrChange w:id="47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informació</w:t>
        </w:r>
        <w:proofErr w:type="spellEnd"/>
        <w:r w:rsidRPr="00E96996">
          <w:rPr>
            <w:rFonts w:cs="Arial"/>
            <w:color w:val="000000"/>
            <w:lang w:val="es-ES"/>
            <w:rPrChange w:id="47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48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d’aquest</w:t>
        </w:r>
        <w:proofErr w:type="spellEnd"/>
        <w:r w:rsidRPr="00E96996">
          <w:rPr>
            <w:rFonts w:cs="Arial"/>
            <w:color w:val="000000"/>
            <w:lang w:val="es-ES"/>
            <w:rPrChange w:id="48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48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tipus</w:t>
        </w:r>
        <w:proofErr w:type="spellEnd"/>
        <w:r w:rsidRPr="00E96996">
          <w:rPr>
            <w:rFonts w:cs="Arial"/>
            <w:color w:val="000000"/>
            <w:lang w:val="es-ES"/>
            <w:rPrChange w:id="48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, i que </w:t>
        </w:r>
        <w:proofErr w:type="spellStart"/>
        <w:r w:rsidRPr="00E96996">
          <w:rPr>
            <w:rFonts w:cs="Arial"/>
            <w:color w:val="000000"/>
            <w:lang w:val="es-ES"/>
            <w:rPrChange w:id="48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podriem</w:t>
        </w:r>
        <w:proofErr w:type="spellEnd"/>
        <w:r w:rsidRPr="00E96996">
          <w:rPr>
            <w:rFonts w:cs="Arial"/>
            <w:color w:val="000000"/>
            <w:lang w:val="es-ES"/>
            <w:rPrChange w:id="48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considerar </w:t>
        </w:r>
        <w:proofErr w:type="spellStart"/>
        <w:r w:rsidRPr="00E96996">
          <w:rPr>
            <w:rFonts w:cs="Arial"/>
            <w:color w:val="000000"/>
            <w:lang w:val="es-ES"/>
            <w:rPrChange w:id="48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poc</w:t>
        </w:r>
        <w:proofErr w:type="spellEnd"/>
        <w:r w:rsidRPr="00E96996">
          <w:rPr>
            <w:rFonts w:cs="Arial"/>
            <w:color w:val="000000"/>
            <w:lang w:val="es-ES"/>
            <w:rPrChange w:id="48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48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ètic</w:t>
        </w:r>
        <w:proofErr w:type="spellEnd"/>
        <w:r w:rsidRPr="00E96996">
          <w:rPr>
            <w:rFonts w:cs="Arial"/>
            <w:color w:val="000000"/>
            <w:lang w:val="es-ES"/>
            <w:rPrChange w:id="48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, </w:t>
        </w:r>
        <w:proofErr w:type="spellStart"/>
        <w:r w:rsidRPr="00E96996">
          <w:rPr>
            <w:rFonts w:cs="Arial"/>
            <w:color w:val="000000"/>
            <w:lang w:val="es-ES"/>
            <w:rPrChange w:id="49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és</w:t>
        </w:r>
        <w:proofErr w:type="spellEnd"/>
        <w:r w:rsidRPr="00E96996">
          <w:rPr>
            <w:rFonts w:cs="Arial"/>
            <w:color w:val="000000"/>
            <w:lang w:val="es-ES"/>
            <w:rPrChange w:id="49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per </w:t>
        </w:r>
        <w:proofErr w:type="spellStart"/>
        <w:r w:rsidRPr="00E96996">
          <w:rPr>
            <w:rFonts w:cs="Arial"/>
            <w:color w:val="000000"/>
            <w:lang w:val="es-ES"/>
            <w:rPrChange w:id="49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part</w:t>
        </w:r>
        <w:proofErr w:type="spellEnd"/>
        <w:r w:rsidRPr="00E96996">
          <w:rPr>
            <w:rFonts w:cs="Arial"/>
            <w:color w:val="000000"/>
            <w:lang w:val="es-ES"/>
            <w:rPrChange w:id="49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49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dels</w:t>
        </w:r>
        <w:proofErr w:type="spellEnd"/>
        <w:r w:rsidRPr="00E96996">
          <w:rPr>
            <w:rFonts w:cs="Arial"/>
            <w:color w:val="000000"/>
            <w:lang w:val="es-ES"/>
            <w:rPrChange w:id="49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portal de revenda de tickets o de </w:t>
        </w:r>
        <w:proofErr w:type="spellStart"/>
        <w:r w:rsidRPr="00E96996">
          <w:rPr>
            <w:rFonts w:cs="Arial"/>
            <w:color w:val="000000"/>
            <w:lang w:val="es-ES"/>
            <w:rPrChange w:id="49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mercari</w:t>
        </w:r>
        <w:proofErr w:type="spellEnd"/>
        <w:r w:rsidRPr="00E96996">
          <w:rPr>
            <w:rFonts w:cs="Arial"/>
            <w:color w:val="000000"/>
            <w:lang w:val="es-ES"/>
            <w:rPrChange w:id="49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</w:ins>
      <w:proofErr w:type="spellStart"/>
      <w:ins w:id="498" w:author="Jose Antonio Montero" w:date="2020-11-03T23:01:00Z">
        <w:r w:rsidRPr="00E96996">
          <w:rPr>
            <w:rFonts w:cs="Arial"/>
            <w:color w:val="000000"/>
            <w:lang w:val="es-ES"/>
            <w:rPrChange w:id="49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secundari</w:t>
        </w:r>
        <w:proofErr w:type="spellEnd"/>
        <w:r w:rsidRPr="00E96996">
          <w:rPr>
            <w:rFonts w:cs="Arial"/>
            <w:color w:val="000000"/>
            <w:lang w:val="es-ES"/>
            <w:rPrChange w:id="50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0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com</w:t>
        </w:r>
        <w:proofErr w:type="spellEnd"/>
        <w:r w:rsidRPr="00E96996">
          <w:rPr>
            <w:rFonts w:cs="Arial"/>
            <w:color w:val="000000"/>
            <w:lang w:val="es-ES"/>
            <w:rPrChange w:id="50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0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Viagogo</w:t>
        </w:r>
        <w:proofErr w:type="spellEnd"/>
        <w:r w:rsidRPr="00E96996">
          <w:rPr>
            <w:rFonts w:cs="Arial"/>
            <w:color w:val="000000"/>
            <w:lang w:val="es-ES"/>
            <w:rPrChange w:id="50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. Es </w:t>
        </w:r>
        <w:proofErr w:type="spellStart"/>
        <w:r w:rsidRPr="00E96996">
          <w:rPr>
            <w:rFonts w:cs="Arial"/>
            <w:color w:val="000000"/>
            <w:lang w:val="es-ES"/>
            <w:rPrChange w:id="50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coneixen</w:t>
        </w:r>
        <w:proofErr w:type="spellEnd"/>
        <w:r w:rsidRPr="00E96996">
          <w:rPr>
            <w:rFonts w:cs="Arial"/>
            <w:color w:val="000000"/>
            <w:lang w:val="es-ES"/>
            <w:rPrChange w:id="50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0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pràctiques</w:t>
        </w:r>
        <w:proofErr w:type="spellEnd"/>
        <w:r w:rsidRPr="00E96996">
          <w:rPr>
            <w:rFonts w:cs="Arial"/>
            <w:color w:val="000000"/>
            <w:lang w:val="es-ES"/>
            <w:rPrChange w:id="50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web </w:t>
        </w:r>
        <w:proofErr w:type="spellStart"/>
        <w:r w:rsidRPr="00E96996">
          <w:rPr>
            <w:rFonts w:cs="Arial"/>
            <w:color w:val="000000"/>
            <w:lang w:val="es-ES"/>
            <w:rPrChange w:id="50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scrapping</w:t>
        </w:r>
        <w:proofErr w:type="spellEnd"/>
        <w:r w:rsidRPr="00E96996">
          <w:rPr>
            <w:rFonts w:cs="Arial"/>
            <w:color w:val="000000"/>
            <w:lang w:val="es-ES"/>
            <w:rPrChange w:id="51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per </w:t>
        </w:r>
        <w:proofErr w:type="spellStart"/>
        <w:r w:rsidRPr="00E96996">
          <w:rPr>
            <w:rFonts w:cs="Arial"/>
            <w:color w:val="000000"/>
            <w:lang w:val="es-ES"/>
            <w:rPrChange w:id="51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part</w:t>
        </w:r>
        <w:proofErr w:type="spellEnd"/>
        <w:r w:rsidRPr="00E96996">
          <w:rPr>
            <w:rFonts w:cs="Arial"/>
            <w:color w:val="000000"/>
            <w:lang w:val="es-ES"/>
            <w:rPrChange w:id="51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1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d’aquests</w:t>
        </w:r>
        <w:proofErr w:type="spellEnd"/>
        <w:r w:rsidRPr="00E96996">
          <w:rPr>
            <w:rFonts w:cs="Arial"/>
            <w:color w:val="000000"/>
            <w:lang w:val="es-ES"/>
            <w:rPrChange w:id="51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1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portals</w:t>
        </w:r>
        <w:proofErr w:type="spellEnd"/>
        <w:r w:rsidRPr="00E96996">
          <w:rPr>
            <w:rFonts w:cs="Arial"/>
            <w:color w:val="000000"/>
            <w:lang w:val="es-ES"/>
            <w:rPrChange w:id="51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1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cap</w:t>
        </w:r>
        <w:proofErr w:type="spellEnd"/>
        <w:r w:rsidRPr="00E96996">
          <w:rPr>
            <w:rFonts w:cs="Arial"/>
            <w:color w:val="000000"/>
            <w:lang w:val="es-ES"/>
            <w:rPrChange w:id="51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1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als</w:t>
        </w:r>
        <w:proofErr w:type="spellEnd"/>
        <w:r w:rsidRPr="00E96996">
          <w:rPr>
            <w:rFonts w:cs="Arial"/>
            <w:color w:val="000000"/>
            <w:lang w:val="es-ES"/>
            <w:rPrChange w:id="52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2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llocs</w:t>
        </w:r>
        <w:proofErr w:type="spellEnd"/>
        <w:r w:rsidRPr="00E96996">
          <w:rPr>
            <w:rFonts w:cs="Arial"/>
            <w:color w:val="000000"/>
            <w:lang w:val="es-ES"/>
            <w:rPrChange w:id="52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E96996">
          <w:rPr>
            <w:rFonts w:cs="Arial"/>
            <w:color w:val="000000"/>
            <w:lang w:val="es-ES"/>
            <w:rPrChange w:id="52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oficials</w:t>
        </w:r>
        <w:proofErr w:type="spellEnd"/>
        <w:r w:rsidRPr="00E96996">
          <w:rPr>
            <w:rFonts w:cs="Arial"/>
            <w:color w:val="000000"/>
            <w:lang w:val="es-ES"/>
            <w:rPrChange w:id="52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venda </w:t>
        </w:r>
        <w:proofErr w:type="spellStart"/>
        <w:r w:rsidRPr="00E96996">
          <w:rPr>
            <w:rFonts w:cs="Arial"/>
            <w:color w:val="000000"/>
            <w:lang w:val="es-ES"/>
            <w:rPrChange w:id="52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d’entrades</w:t>
        </w:r>
        <w:proofErr w:type="spellEnd"/>
        <w:r w:rsidRPr="00E96996">
          <w:rPr>
            <w:rFonts w:cs="Arial"/>
            <w:color w:val="000000"/>
            <w:lang w:val="es-ES"/>
            <w:rPrChange w:id="52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</w:ins>
      <w:ins w:id="527" w:author="Jose Antonio Montero" w:date="2020-11-03T23:05:00Z">
        <w:r w:rsidR="00CE5269" w:rsidRPr="00E96996">
          <w:rPr>
            <w:rFonts w:cs="Arial"/>
            <w:color w:val="000000"/>
            <w:lang w:val="es-ES"/>
            <w:rPrChange w:id="52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o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2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directament</w:t>
        </w:r>
        <w:proofErr w:type="spellEnd"/>
        <w:r w:rsidR="00CE5269" w:rsidRPr="00E96996">
          <w:rPr>
            <w:rFonts w:cs="Arial"/>
            <w:color w:val="000000"/>
            <w:lang w:val="es-ES"/>
            <w:rPrChange w:id="53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3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cap</w:t>
        </w:r>
        <w:proofErr w:type="spellEnd"/>
        <w:r w:rsidR="00CE5269" w:rsidRPr="00E96996">
          <w:rPr>
            <w:rFonts w:cs="Arial"/>
            <w:color w:val="000000"/>
            <w:lang w:val="es-ES"/>
            <w:rPrChange w:id="53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3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als</w:t>
        </w:r>
        <w:proofErr w:type="spellEnd"/>
        <w:r w:rsidR="00CE5269" w:rsidRPr="00E96996">
          <w:rPr>
            <w:rFonts w:cs="Arial"/>
            <w:color w:val="000000"/>
            <w:lang w:val="es-ES"/>
            <w:rPrChange w:id="53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3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organitzadors</w:t>
        </w:r>
        <w:proofErr w:type="spellEnd"/>
        <w:r w:rsidR="00CE5269" w:rsidRPr="00E96996">
          <w:rPr>
            <w:rFonts w:cs="Arial"/>
            <w:color w:val="000000"/>
            <w:lang w:val="es-ES"/>
            <w:rPrChange w:id="53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3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d’event</w:t>
        </w:r>
        <w:proofErr w:type="spellEnd"/>
        <w:r w:rsidR="00CE5269" w:rsidRPr="00E96996">
          <w:rPr>
            <w:rFonts w:cs="Arial"/>
            <w:color w:val="000000"/>
            <w:lang w:val="es-ES"/>
            <w:rPrChange w:id="53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3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amb</w:t>
        </w:r>
        <w:proofErr w:type="spellEnd"/>
        <w:r w:rsidR="00CE5269" w:rsidRPr="00E96996">
          <w:rPr>
            <w:rFonts w:cs="Arial"/>
            <w:color w:val="000000"/>
            <w:lang w:val="es-ES"/>
            <w:rPrChange w:id="54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4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l’objectiu</w:t>
        </w:r>
        <w:proofErr w:type="spellEnd"/>
        <w:r w:rsidR="00CE5269" w:rsidRPr="00E96996">
          <w:rPr>
            <w:rFonts w:cs="Arial"/>
            <w:color w:val="000000"/>
            <w:lang w:val="es-ES"/>
            <w:rPrChange w:id="54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4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d’extreure</w:t>
        </w:r>
        <w:proofErr w:type="spellEnd"/>
        <w:r w:rsidR="00CE5269" w:rsidRPr="00E96996">
          <w:rPr>
            <w:rFonts w:cs="Arial"/>
            <w:color w:val="000000"/>
            <w:lang w:val="es-ES"/>
            <w:rPrChange w:id="54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4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preus</w:t>
        </w:r>
        <w:proofErr w:type="spellEnd"/>
        <w:r w:rsidR="00CE5269" w:rsidRPr="00E96996">
          <w:rPr>
            <w:rFonts w:cs="Arial"/>
            <w:color w:val="000000"/>
            <w:lang w:val="es-ES"/>
            <w:rPrChange w:id="54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i poder </w:t>
        </w:r>
      </w:ins>
      <w:ins w:id="547" w:author="Jose Antonio Montero" w:date="2020-11-03T23:06:00Z">
        <w:r w:rsidR="00CE5269" w:rsidRPr="00865DCB">
          <w:rPr>
            <w:rFonts w:cs="Arial"/>
            <w:b/>
            <w:bCs/>
            <w:color w:val="000000"/>
            <w:lang w:val="es-ES"/>
            <w:rPrChange w:id="548" w:author="Jose Antonio Montero" w:date="2020-11-03T23:59:00Z">
              <w:rPr>
                <w:rFonts w:cs="Arial"/>
                <w:color w:val="000000"/>
                <w:lang w:val="en-US"/>
              </w:rPr>
            </w:rPrChange>
          </w:rPr>
          <w:t xml:space="preserve">implementar un Sistema de </w:t>
        </w:r>
        <w:proofErr w:type="spellStart"/>
        <w:r w:rsidR="00CE5269" w:rsidRPr="00865DCB">
          <w:rPr>
            <w:rFonts w:cs="Arial"/>
            <w:b/>
            <w:bCs/>
            <w:color w:val="000000"/>
            <w:lang w:val="es-ES"/>
            <w:rPrChange w:id="549" w:author="Jose Antonio Montero" w:date="2020-11-03T23:59:00Z">
              <w:rPr>
                <w:rFonts w:cs="Arial"/>
                <w:color w:val="000000"/>
                <w:lang w:val="en-US"/>
              </w:rPr>
            </w:rPrChange>
          </w:rPr>
          <w:t>preus</w:t>
        </w:r>
        <w:proofErr w:type="spellEnd"/>
        <w:r w:rsidR="00CE5269" w:rsidRPr="00865DCB">
          <w:rPr>
            <w:rFonts w:cs="Arial"/>
            <w:b/>
            <w:bCs/>
            <w:color w:val="000000"/>
            <w:lang w:val="es-ES"/>
            <w:rPrChange w:id="550" w:author="Jose Antonio Montero" w:date="2020-11-03T23:59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865DCB">
          <w:rPr>
            <w:rFonts w:cs="Arial"/>
            <w:b/>
            <w:bCs/>
            <w:color w:val="000000"/>
            <w:lang w:val="es-ES"/>
            <w:rPrChange w:id="551" w:author="Jose Antonio Montero" w:date="2020-11-03T23:59:00Z">
              <w:rPr>
                <w:rFonts w:cs="Arial"/>
                <w:color w:val="000000"/>
                <w:lang w:val="en-US"/>
              </w:rPr>
            </w:rPrChange>
          </w:rPr>
          <w:t>dinàmics</w:t>
        </w:r>
        <w:proofErr w:type="spellEnd"/>
        <w:r w:rsidR="00CE5269" w:rsidRPr="00E96996">
          <w:rPr>
            <w:rFonts w:cs="Arial"/>
            <w:color w:val="000000"/>
            <w:lang w:val="es-ES"/>
            <w:rPrChange w:id="55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5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als</w:t>
        </w:r>
        <w:proofErr w:type="spellEnd"/>
        <w:r w:rsidR="00CE5269" w:rsidRPr="00E96996">
          <w:rPr>
            <w:rFonts w:cs="Arial"/>
            <w:color w:val="000000"/>
            <w:lang w:val="es-ES"/>
            <w:rPrChange w:id="55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5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seus</w:t>
        </w:r>
        <w:proofErr w:type="spellEnd"/>
        <w:r w:rsidR="00CE5269" w:rsidRPr="00E96996">
          <w:rPr>
            <w:rFonts w:cs="Arial"/>
            <w:color w:val="000000"/>
            <w:lang w:val="es-ES"/>
            <w:rPrChange w:id="55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portal de venda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5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amb</w:t>
        </w:r>
        <w:proofErr w:type="spellEnd"/>
        <w:r w:rsidR="00CE5269" w:rsidRPr="00E96996">
          <w:rPr>
            <w:rFonts w:cs="Arial"/>
            <w:color w:val="000000"/>
            <w:lang w:val="es-ES"/>
            <w:rPrChange w:id="55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5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l’objectiu</w:t>
        </w:r>
        <w:proofErr w:type="spellEnd"/>
        <w:r w:rsidR="00CE5269" w:rsidRPr="00E96996">
          <w:rPr>
            <w:rFonts w:cs="Arial"/>
            <w:color w:val="000000"/>
            <w:lang w:val="es-ES"/>
            <w:rPrChange w:id="56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generar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6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més</w:t>
        </w:r>
        <w:proofErr w:type="spellEnd"/>
        <w:r w:rsidR="00CE5269" w:rsidRPr="00E96996">
          <w:rPr>
            <w:rFonts w:cs="Arial"/>
            <w:color w:val="000000"/>
            <w:lang w:val="es-ES"/>
            <w:rPrChange w:id="56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CE5269" w:rsidRPr="00E96996">
          <w:rPr>
            <w:rFonts w:cs="Arial"/>
            <w:color w:val="000000"/>
            <w:lang w:val="es-ES"/>
            <w:rPrChange w:id="56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beneficis</w:t>
        </w:r>
        <w:proofErr w:type="spellEnd"/>
        <w:r w:rsidR="00CE5269" w:rsidRPr="00E96996">
          <w:rPr>
            <w:rFonts w:cs="Arial"/>
            <w:color w:val="000000"/>
            <w:lang w:val="es-ES"/>
            <w:rPrChange w:id="56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.</w:t>
        </w:r>
      </w:ins>
      <w:ins w:id="565" w:author="Jose Antonio Montero" w:date="2020-11-03T23:16:00Z">
        <w:r w:rsidR="004D1DAD" w:rsidRPr="00E96996">
          <w:rPr>
            <w:rFonts w:cs="Arial"/>
            <w:color w:val="000000"/>
            <w:lang w:val="es-ES"/>
            <w:rPrChange w:id="56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6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Normalments</w:t>
        </w:r>
        <w:proofErr w:type="spellEnd"/>
        <w:r w:rsidR="004D1DAD" w:rsidRPr="00E96996">
          <w:rPr>
            <w:rFonts w:cs="Arial"/>
            <w:color w:val="000000"/>
            <w:lang w:val="es-ES"/>
            <w:rPrChange w:id="56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6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aquests</w:t>
        </w:r>
        <w:proofErr w:type="spellEnd"/>
        <w:r w:rsidR="004D1DAD" w:rsidRPr="00E96996">
          <w:rPr>
            <w:rFonts w:cs="Arial"/>
            <w:color w:val="000000"/>
            <w:lang w:val="es-ES"/>
            <w:rPrChange w:id="57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7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preus</w:t>
        </w:r>
        <w:proofErr w:type="spellEnd"/>
        <w:r w:rsidR="004D1DAD" w:rsidRPr="00E96996">
          <w:rPr>
            <w:rFonts w:cs="Arial"/>
            <w:color w:val="000000"/>
            <w:lang w:val="es-ES"/>
            <w:rPrChange w:id="57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7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dinàmics</w:t>
        </w:r>
        <w:proofErr w:type="spellEnd"/>
        <w:r w:rsidR="004D1DAD" w:rsidRPr="00E96996">
          <w:rPr>
            <w:rFonts w:cs="Arial"/>
            <w:color w:val="000000"/>
            <w:lang w:val="es-ES"/>
            <w:rPrChange w:id="57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es generaran en base a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7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comparatives</w:t>
        </w:r>
        <w:proofErr w:type="spellEnd"/>
        <w:r w:rsidR="004D1DAD" w:rsidRPr="00E96996">
          <w:rPr>
            <w:rFonts w:cs="Arial"/>
            <w:color w:val="000000"/>
            <w:lang w:val="es-ES"/>
            <w:rPrChange w:id="57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entres el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7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preus</w:t>
        </w:r>
        <w:proofErr w:type="spellEnd"/>
        <w:r w:rsidR="004D1DAD" w:rsidRPr="00E96996">
          <w:rPr>
            <w:rFonts w:cs="Arial"/>
            <w:color w:val="000000"/>
            <w:lang w:val="es-ES"/>
            <w:rPrChange w:id="57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7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actuals</w:t>
        </w:r>
        <w:proofErr w:type="spellEnd"/>
        <w:r w:rsidR="004D1DAD" w:rsidRPr="00E96996">
          <w:rPr>
            <w:rFonts w:cs="Arial"/>
            <w:color w:val="000000"/>
            <w:lang w:val="es-ES"/>
            <w:rPrChange w:id="58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que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8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tinguin</w:t>
        </w:r>
        <w:proofErr w:type="spellEnd"/>
        <w:r w:rsidR="004D1DAD" w:rsidRPr="00E96996">
          <w:rPr>
            <w:rFonts w:cs="Arial"/>
            <w:color w:val="000000"/>
            <w:lang w:val="es-ES"/>
            <w:rPrChange w:id="58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8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els</w:t>
        </w:r>
        <w:proofErr w:type="spellEnd"/>
        <w:r w:rsidR="004D1DAD" w:rsidRPr="00E96996">
          <w:rPr>
            <w:rFonts w:cs="Arial"/>
            <w:color w:val="000000"/>
            <w:lang w:val="es-ES"/>
            <w:rPrChange w:id="58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8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revendors</w:t>
        </w:r>
        <w:proofErr w:type="spellEnd"/>
        <w:r w:rsidR="004D1DAD" w:rsidRPr="00E96996">
          <w:rPr>
            <w:rFonts w:cs="Arial"/>
            <w:color w:val="000000"/>
            <w:lang w:val="es-ES"/>
            <w:rPrChange w:id="58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i el que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8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consegueixen</w:t>
        </w:r>
        <w:proofErr w:type="spellEnd"/>
        <w:r w:rsidR="004D1DAD" w:rsidRPr="00E96996">
          <w:rPr>
            <w:rFonts w:cs="Arial"/>
            <w:color w:val="000000"/>
            <w:lang w:val="es-ES"/>
            <w:rPrChange w:id="58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8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extreure</w:t>
        </w:r>
        <w:proofErr w:type="spellEnd"/>
        <w:r w:rsidR="004D1DAD" w:rsidRPr="00E96996">
          <w:rPr>
            <w:rFonts w:cs="Arial"/>
            <w:color w:val="000000"/>
            <w:lang w:val="es-ES"/>
            <w:rPrChange w:id="59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9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dels</w:t>
        </w:r>
        <w:proofErr w:type="spellEnd"/>
        <w:r w:rsidR="004D1DAD" w:rsidRPr="00E96996">
          <w:rPr>
            <w:rFonts w:cs="Arial"/>
            <w:color w:val="000000"/>
            <w:lang w:val="es-ES"/>
            <w:rPrChange w:id="59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9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portals</w:t>
        </w:r>
        <w:proofErr w:type="spellEnd"/>
        <w:r w:rsidR="004D1DAD" w:rsidRPr="00E96996">
          <w:rPr>
            <w:rFonts w:cs="Arial"/>
            <w:color w:val="000000"/>
            <w:lang w:val="es-ES"/>
            <w:rPrChange w:id="59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9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oficials</w:t>
        </w:r>
        <w:proofErr w:type="spellEnd"/>
        <w:r w:rsidR="004D1DAD" w:rsidRPr="00E96996">
          <w:rPr>
            <w:rFonts w:cs="Arial"/>
            <w:color w:val="000000"/>
            <w:lang w:val="es-ES"/>
            <w:rPrChange w:id="59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i </w:t>
        </w:r>
        <w:proofErr w:type="spellStart"/>
        <w:r w:rsidR="004D1DAD" w:rsidRPr="00E96996">
          <w:rPr>
            <w:rFonts w:cs="Arial"/>
            <w:color w:val="000000"/>
            <w:lang w:val="es-ES"/>
            <w:rPrChange w:id="59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proba</w:t>
        </w:r>
      </w:ins>
      <w:ins w:id="598" w:author="Jose Antonio Montero" w:date="2020-11-03T23:17:00Z">
        <w:r w:rsidR="004D1DAD" w:rsidRPr="00E96996">
          <w:rPr>
            <w:rFonts w:cs="Arial"/>
            <w:color w:val="000000"/>
            <w:lang w:val="es-ES"/>
            <w:rPrChange w:id="59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blement</w:t>
        </w:r>
        <w:proofErr w:type="spellEnd"/>
        <w:r w:rsidR="004D1DAD" w:rsidRPr="00E96996">
          <w:rPr>
            <w:rFonts w:cs="Arial"/>
            <w:color w:val="000000"/>
            <w:lang w:val="es-ES"/>
            <w:rPrChange w:id="60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60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aplicant</w:t>
        </w:r>
        <w:proofErr w:type="spellEnd"/>
        <w:r w:rsidR="004D1DAD" w:rsidRPr="00E96996">
          <w:rPr>
            <w:rFonts w:cs="Arial"/>
            <w:color w:val="000000"/>
            <w:lang w:val="es-ES"/>
            <w:rPrChange w:id="60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60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algun</w:t>
        </w:r>
        <w:proofErr w:type="spellEnd"/>
        <w:r w:rsidR="004D1DAD" w:rsidRPr="00E96996">
          <w:rPr>
            <w:rFonts w:cs="Arial"/>
            <w:color w:val="000000"/>
            <w:lang w:val="es-ES"/>
            <w:rPrChange w:id="60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4D1DAD" w:rsidRPr="00E96996">
          <w:rPr>
            <w:rFonts w:cs="Arial"/>
            <w:color w:val="000000"/>
            <w:lang w:val="es-ES"/>
            <w:rPrChange w:id="60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model</w:t>
        </w:r>
        <w:proofErr w:type="spellEnd"/>
        <w:r w:rsidR="004D1DAD" w:rsidRPr="00E96996">
          <w:rPr>
            <w:rFonts w:cs="Arial"/>
            <w:color w:val="000000"/>
            <w:lang w:val="es-ES"/>
            <w:rPrChange w:id="60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</w:t>
        </w:r>
        <w:proofErr w:type="spellStart"/>
        <w:r w:rsidR="004D1DAD" w:rsidRPr="00E96996">
          <w:rPr>
            <w:rFonts w:cs="Arial"/>
            <w:color w:val="000000"/>
            <w:lang w:val="es-ES"/>
            <w:rPrChange w:id="60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predicció</w:t>
        </w:r>
        <w:proofErr w:type="spellEnd"/>
        <w:r w:rsidR="004D1DAD" w:rsidRPr="00E96996">
          <w:rPr>
            <w:rFonts w:cs="Arial"/>
            <w:color w:val="000000"/>
            <w:lang w:val="es-ES"/>
            <w:rPrChange w:id="60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.</w:t>
        </w:r>
      </w:ins>
    </w:p>
    <w:p w14:paraId="0D293B09" w14:textId="01CA8BC9" w:rsidR="00FF68E3" w:rsidRPr="00E96996" w:rsidRDefault="00FF68E3" w:rsidP="00FF68E3">
      <w:pPr>
        <w:autoSpaceDE w:val="0"/>
        <w:autoSpaceDN w:val="0"/>
        <w:adjustRightInd w:val="0"/>
        <w:ind w:left="1080"/>
        <w:jc w:val="both"/>
        <w:rPr>
          <w:ins w:id="609" w:author="Jose Antonio Montero" w:date="2020-11-03T22:59:00Z"/>
          <w:rFonts w:cs="Arial"/>
          <w:b/>
          <w:bCs/>
          <w:color w:val="000000"/>
          <w:lang w:val="es-ES"/>
          <w:rPrChange w:id="610" w:author="Jose Antonio Montero" w:date="2020-11-03T23:20:00Z">
            <w:rPr>
              <w:ins w:id="611" w:author="Jose Antonio Montero" w:date="2020-11-03T22:59:00Z"/>
              <w:rFonts w:cs="Arial"/>
              <w:b/>
              <w:bCs/>
              <w:color w:val="000000"/>
              <w:lang w:val="en-US"/>
            </w:rPr>
          </w:rPrChange>
        </w:rPr>
      </w:pPr>
    </w:p>
    <w:p w14:paraId="52614462" w14:textId="2785691B" w:rsidR="00FF68E3" w:rsidRPr="00E96996" w:rsidRDefault="00FF68E3">
      <w:pPr>
        <w:autoSpaceDE w:val="0"/>
        <w:autoSpaceDN w:val="0"/>
        <w:adjustRightInd w:val="0"/>
        <w:ind w:left="1080"/>
        <w:jc w:val="both"/>
        <w:rPr>
          <w:rFonts w:cs="Arial"/>
          <w:b/>
          <w:bCs/>
          <w:color w:val="000000"/>
          <w:lang w:val="es-ES"/>
          <w:rPrChange w:id="61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pPrChange w:id="613" w:author="Jose Antonio Montero" w:date="2020-11-03T22:59:00Z">
          <w:pPr>
            <w:numPr>
              <w:numId w:val="22"/>
            </w:numPr>
            <w:autoSpaceDE w:val="0"/>
            <w:autoSpaceDN w:val="0"/>
            <w:adjustRightInd w:val="0"/>
            <w:ind w:left="1080" w:hanging="360"/>
            <w:jc w:val="both"/>
          </w:pPr>
        </w:pPrChange>
      </w:pPr>
    </w:p>
    <w:p w14:paraId="6A4DE767" w14:textId="77777777" w:rsidR="008F56E0" w:rsidRDefault="008F56E0" w:rsidP="002273DC">
      <w:pPr>
        <w:ind w:left="720"/>
        <w:jc w:val="both"/>
        <w:rPr>
          <w:lang w:val="es-ES_tradnl"/>
        </w:rPr>
      </w:pPr>
    </w:p>
    <w:p w14:paraId="19E5B15F" w14:textId="77777777" w:rsidR="004F0F97" w:rsidRDefault="004F0F97" w:rsidP="004F0F97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579E2A4B" w14:textId="4AE4A1AD" w:rsidR="004F0F97" w:rsidRPr="00E96996" w:rsidRDefault="004F0F97" w:rsidP="00193323">
      <w:pPr>
        <w:numPr>
          <w:ilvl w:val="0"/>
          <w:numId w:val="18"/>
        </w:numPr>
        <w:autoSpaceDE w:val="0"/>
        <w:autoSpaceDN w:val="0"/>
        <w:adjustRightInd w:val="0"/>
        <w:jc w:val="both"/>
        <w:rPr>
          <w:rFonts w:cs="Arial"/>
          <w:b/>
          <w:bCs/>
          <w:color w:val="000000"/>
          <w:lang w:val="es-ES"/>
          <w:rPrChange w:id="61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r w:rsidRPr="00E96996">
        <w:rPr>
          <w:rFonts w:cs="Arial"/>
          <w:b/>
          <w:bCs/>
          <w:color w:val="000000"/>
          <w:lang w:val="es-ES"/>
          <w:rPrChange w:id="61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1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Representacio</w:t>
      </w:r>
      <w:proofErr w:type="spellEnd"/>
      <w:r w:rsidRPr="00E96996">
        <w:rPr>
          <w:rFonts w:cs="Arial"/>
          <w:b/>
          <w:bCs/>
          <w:color w:val="000000"/>
          <w:lang w:val="es-ES"/>
          <w:rPrChange w:id="61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grafica. Presentar una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1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imatge</w:t>
      </w:r>
      <w:proofErr w:type="spellEnd"/>
      <w:r w:rsidRPr="00E96996">
        <w:rPr>
          <w:rFonts w:cs="Arial"/>
          <w:b/>
          <w:bCs/>
          <w:color w:val="000000"/>
          <w:lang w:val="es-ES"/>
          <w:rPrChange w:id="61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o esquema que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2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identifiqui</w:t>
      </w:r>
      <w:proofErr w:type="spellEnd"/>
      <w:r w:rsidRPr="00E96996">
        <w:rPr>
          <w:rFonts w:cs="Arial"/>
          <w:b/>
          <w:bCs/>
          <w:color w:val="000000"/>
          <w:lang w:val="es-ES"/>
          <w:rPrChange w:id="62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el</w:t>
      </w:r>
      <w:r w:rsidR="00193323" w:rsidRPr="00E96996">
        <w:rPr>
          <w:rFonts w:cs="Arial"/>
          <w:b/>
          <w:bCs/>
          <w:color w:val="000000"/>
          <w:lang w:val="es-ES"/>
          <w:rPrChange w:id="62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2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dataset</w:t>
      </w:r>
      <w:proofErr w:type="spellEnd"/>
      <w:r w:rsidRPr="00E96996">
        <w:rPr>
          <w:rFonts w:cs="Arial"/>
          <w:b/>
          <w:bCs/>
          <w:color w:val="000000"/>
          <w:lang w:val="es-ES"/>
          <w:rPrChange w:id="62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2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visualment</w:t>
      </w:r>
      <w:proofErr w:type="spellEnd"/>
      <w:r w:rsidR="0084052F" w:rsidRPr="00E96996">
        <w:rPr>
          <w:rFonts w:cs="Arial"/>
          <w:b/>
          <w:bCs/>
          <w:color w:val="000000"/>
          <w:lang w:val="es-ES"/>
          <w:rPrChange w:id="62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.</w:t>
      </w:r>
    </w:p>
    <w:p w14:paraId="05444174" w14:textId="268FA8BA" w:rsidR="00193323" w:rsidRPr="00E96996" w:rsidRDefault="00193323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62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tbl>
      <w:tblPr>
        <w:tblStyle w:val="Tablaconcuadrcula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1"/>
        <w:gridCol w:w="2790"/>
        <w:gridCol w:w="3049"/>
      </w:tblGrid>
      <w:tr w:rsidR="00193323" w14:paraId="756F8AC1" w14:textId="77777777" w:rsidTr="00193323">
        <w:tc>
          <w:tcPr>
            <w:tcW w:w="3742" w:type="dxa"/>
          </w:tcPr>
          <w:p w14:paraId="711B5D2F" w14:textId="77777777" w:rsidR="00193323" w:rsidRPr="00E96996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s-ES"/>
                <w:rPrChange w:id="628" w:author="Jose Antonio Montero" w:date="2020-11-03T23:20:00Z">
                  <w:rPr>
                    <w:rFonts w:cs="Arial"/>
                    <w:b/>
                    <w:bCs/>
                    <w:color w:val="000000"/>
                    <w:lang w:val="en-US"/>
                  </w:rPr>
                </w:rPrChange>
              </w:rPr>
            </w:pPr>
          </w:p>
          <w:p w14:paraId="4FBEFE32" w14:textId="77777777" w:rsidR="00193323" w:rsidRPr="00E96996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s-ES"/>
                <w:rPrChange w:id="629" w:author="Jose Antonio Montero" w:date="2020-11-03T23:20:00Z">
                  <w:rPr>
                    <w:rFonts w:cs="Arial"/>
                    <w:b/>
                    <w:bCs/>
                    <w:color w:val="000000"/>
                    <w:lang w:val="en-US"/>
                  </w:rPr>
                </w:rPrChange>
              </w:rPr>
            </w:pPr>
          </w:p>
          <w:p w14:paraId="74D4DC62" w14:textId="2BFB037A" w:rsidR="00193323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n-US"/>
              </w:rPr>
            </w:pPr>
            <w:r>
              <w:rPr>
                <w:rFonts w:cs="Arial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6663FC6A" wp14:editId="24D75C81">
                  <wp:extent cx="2159385" cy="1073426"/>
                  <wp:effectExtent l="0" t="0" r="0" b="0"/>
                  <wp:docPr id="7" name="Imagen 7" descr="Interfaz de usuario gráfic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 descr="Interfaz de usuario gráfica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148" cy="1079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9" w:type="dxa"/>
          </w:tcPr>
          <w:p w14:paraId="25178660" w14:textId="71C0314F" w:rsidR="00193323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n-US"/>
              </w:rPr>
            </w:pPr>
            <w:r>
              <w:rPr>
                <w:rFonts w:cs="Arial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7530A21A" wp14:editId="19506EC1">
                  <wp:extent cx="1661823" cy="1505472"/>
                  <wp:effectExtent l="0" t="0" r="0" b="0"/>
                  <wp:docPr id="8" name="Imagen 8" descr="Logotipo, nombre de la empres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Logotipo, nombre de la empresa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365" cy="154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9" w:type="dxa"/>
          </w:tcPr>
          <w:p w14:paraId="7779B7F2" w14:textId="77777777" w:rsidR="00193323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n-US"/>
              </w:rPr>
            </w:pPr>
          </w:p>
          <w:p w14:paraId="128AE493" w14:textId="03949DE3" w:rsidR="00193323" w:rsidRDefault="00193323" w:rsidP="0084052F">
            <w:pPr>
              <w:autoSpaceDE w:val="0"/>
              <w:autoSpaceDN w:val="0"/>
              <w:adjustRightInd w:val="0"/>
              <w:rPr>
                <w:rFonts w:cs="Arial"/>
                <w:b/>
                <w:bCs/>
                <w:color w:val="000000"/>
                <w:lang w:val="en-US"/>
              </w:rPr>
            </w:pPr>
            <w:r>
              <w:rPr>
                <w:rFonts w:cs="Arial"/>
                <w:b/>
                <w:bCs/>
                <w:noProof/>
                <w:color w:val="000000"/>
                <w:lang w:val="en-US"/>
              </w:rPr>
              <w:drawing>
                <wp:inline distT="0" distB="0" distL="0" distR="0" wp14:anchorId="42849B55" wp14:editId="76DFD252">
                  <wp:extent cx="1827647" cy="1216361"/>
                  <wp:effectExtent l="0" t="0" r="1270" b="317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070" cy="1240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B845A" w14:textId="5A515CBE" w:rsidR="00CA2DF7" w:rsidRDefault="00CA2DF7" w:rsidP="00F177C4">
      <w:p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</w:p>
    <w:p w14:paraId="7E5FD304" w14:textId="128218FD" w:rsidR="00CA2DF7" w:rsidRDefault="00193323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>
        <w:rPr>
          <w:rFonts w:cs="Arial"/>
          <w:b/>
          <w:bCs/>
          <w:noProof/>
          <w:color w:val="000000"/>
          <w:lang w:val="en-US"/>
        </w:rPr>
        <w:drawing>
          <wp:inline distT="0" distB="0" distL="0" distR="0" wp14:anchorId="119673B6" wp14:editId="34894E00">
            <wp:extent cx="5430520" cy="22263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A4CB" w14:textId="2B5DD11F" w:rsidR="0084052F" w:rsidRDefault="0084052F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492C4FC7" w14:textId="43FD6401" w:rsidR="0084052F" w:rsidRDefault="0084052F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6AF2449D" w14:textId="77777777" w:rsidR="0084052F" w:rsidRPr="00817FA4" w:rsidRDefault="0084052F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44D78150" w14:textId="77777777" w:rsidR="00817FA4" w:rsidRPr="00817FA4" w:rsidRDefault="00817FA4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46753124" w14:textId="722DEC24" w:rsidR="004863C0" w:rsidDel="00E96996" w:rsidRDefault="004863C0" w:rsidP="004863C0">
      <w:pPr>
        <w:rPr>
          <w:del w:id="630" w:author="Jose Antonio Montero" w:date="2020-11-03T23:17:00Z"/>
          <w:lang w:val="es-ES_tradnl"/>
        </w:rPr>
      </w:pPr>
    </w:p>
    <w:p w14:paraId="4764653D" w14:textId="66C90541" w:rsidR="004863C0" w:rsidDel="00E96996" w:rsidRDefault="004863C0" w:rsidP="004863C0">
      <w:pPr>
        <w:rPr>
          <w:del w:id="631" w:author="Jose Antonio Montero" w:date="2020-11-03T23:17:00Z"/>
          <w:lang w:val="es-ES_tradnl"/>
        </w:rPr>
      </w:pPr>
    </w:p>
    <w:p w14:paraId="1CE46617" w14:textId="292E032B" w:rsidR="00C2337E" w:rsidDel="00E96996" w:rsidRDefault="00C2337E" w:rsidP="004863C0">
      <w:pPr>
        <w:rPr>
          <w:del w:id="632" w:author="Jose Antonio Montero" w:date="2020-11-03T23:17:00Z"/>
        </w:rPr>
      </w:pPr>
      <w:del w:id="633" w:author="Jose Antonio Montero" w:date="2020-11-03T23:17:00Z">
        <w:r w:rsidDel="00E96996">
          <w:tab/>
        </w:r>
      </w:del>
    </w:p>
    <w:p w14:paraId="0AD07555" w14:textId="653C600F" w:rsidR="004863C0" w:rsidDel="00E96996" w:rsidRDefault="004863C0">
      <w:pPr>
        <w:rPr>
          <w:del w:id="634" w:author="Jose Antonio Montero" w:date="2020-11-03T23:17:00Z"/>
          <w:rFonts w:ascii="ArialMT" w:eastAsia="ArialMT" w:hAnsi="Times New Roman" w:cs="ArialMT"/>
          <w:color w:val="000078"/>
          <w:sz w:val="22"/>
          <w:szCs w:val="22"/>
          <w:lang w:eastAsia="ca-ES"/>
        </w:rPr>
        <w:pPrChange w:id="635" w:author="Jose Antonio Montero" w:date="2020-11-03T23:17:00Z">
          <w:pPr>
            <w:autoSpaceDE w:val="0"/>
            <w:autoSpaceDN w:val="0"/>
            <w:adjustRightInd w:val="0"/>
          </w:pPr>
        </w:pPrChange>
      </w:pPr>
    </w:p>
    <w:p w14:paraId="1EF3BD60" w14:textId="583E1EAD" w:rsidR="0084052F" w:rsidDel="00E96996" w:rsidRDefault="0084052F" w:rsidP="004863C0">
      <w:pPr>
        <w:autoSpaceDE w:val="0"/>
        <w:autoSpaceDN w:val="0"/>
        <w:adjustRightInd w:val="0"/>
        <w:rPr>
          <w:del w:id="636" w:author="Jose Antonio Montero" w:date="2020-11-03T23:17:00Z"/>
          <w:rFonts w:cs="Arial"/>
          <w:b/>
          <w:bCs/>
          <w:color w:val="000000"/>
          <w:lang w:val="en-US"/>
        </w:rPr>
      </w:pPr>
    </w:p>
    <w:p w14:paraId="6A05D7EE" w14:textId="622BBD05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37" w:author="Jose Antonio Montero" w:date="2020-11-03T23:17:00Z"/>
          <w:rFonts w:cs="Arial"/>
          <w:b/>
          <w:bCs/>
          <w:color w:val="000000"/>
          <w:lang w:val="en-US"/>
        </w:rPr>
      </w:pPr>
    </w:p>
    <w:p w14:paraId="2ADCCDE4" w14:textId="42FF516B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38" w:author="Jose Antonio Montero" w:date="2020-11-03T23:17:00Z"/>
          <w:rFonts w:cs="Arial"/>
          <w:b/>
          <w:bCs/>
          <w:color w:val="000000"/>
          <w:lang w:val="en-US"/>
        </w:rPr>
      </w:pPr>
    </w:p>
    <w:p w14:paraId="109D7C6C" w14:textId="57E33F3A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39" w:author="Jose Antonio Montero" w:date="2020-11-03T23:17:00Z"/>
          <w:rFonts w:cs="Arial"/>
          <w:b/>
          <w:bCs/>
          <w:color w:val="000000"/>
          <w:lang w:val="en-US"/>
        </w:rPr>
      </w:pPr>
    </w:p>
    <w:p w14:paraId="11F192F7" w14:textId="43FD673E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40" w:author="Jose Antonio Montero" w:date="2020-11-03T23:17:00Z"/>
          <w:rFonts w:cs="Arial"/>
          <w:b/>
          <w:bCs/>
          <w:color w:val="000000"/>
          <w:lang w:val="en-US"/>
        </w:rPr>
      </w:pPr>
    </w:p>
    <w:p w14:paraId="3C678D0B" w14:textId="6B6E80D3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41" w:author="Jose Antonio Montero" w:date="2020-11-03T23:17:00Z"/>
          <w:rFonts w:cs="Arial"/>
          <w:b/>
          <w:bCs/>
          <w:color w:val="000000"/>
          <w:lang w:val="en-US"/>
        </w:rPr>
      </w:pPr>
    </w:p>
    <w:p w14:paraId="2B72273E" w14:textId="09510D8D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42" w:author="Jose Antonio Montero" w:date="2020-11-03T23:17:00Z"/>
          <w:rFonts w:cs="Arial"/>
          <w:b/>
          <w:bCs/>
          <w:color w:val="000000"/>
          <w:lang w:val="en-US"/>
        </w:rPr>
      </w:pPr>
    </w:p>
    <w:p w14:paraId="3382A727" w14:textId="0581871C" w:rsidR="0084052F" w:rsidDel="00E96996" w:rsidRDefault="0084052F" w:rsidP="0084052F">
      <w:pPr>
        <w:autoSpaceDE w:val="0"/>
        <w:autoSpaceDN w:val="0"/>
        <w:adjustRightInd w:val="0"/>
        <w:ind w:left="720"/>
        <w:rPr>
          <w:del w:id="643" w:author="Jose Antonio Montero" w:date="2020-11-03T23:17:00Z"/>
          <w:rFonts w:cs="Arial"/>
          <w:b/>
          <w:bCs/>
          <w:color w:val="000000"/>
          <w:lang w:val="en-US"/>
        </w:rPr>
      </w:pPr>
    </w:p>
    <w:p w14:paraId="7C00C7B0" w14:textId="77777777" w:rsidR="0084052F" w:rsidRPr="00817FA4" w:rsidRDefault="0084052F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1FD42EC" w14:textId="29890AA7" w:rsidR="004F0F97" w:rsidRPr="00817FA4" w:rsidRDefault="004F0F97" w:rsidP="00F57C90">
      <w:pPr>
        <w:numPr>
          <w:ilvl w:val="0"/>
          <w:numId w:val="18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proofErr w:type="spellStart"/>
      <w:r w:rsidRPr="00E96996">
        <w:rPr>
          <w:rFonts w:cs="Arial"/>
          <w:b/>
          <w:bCs/>
          <w:color w:val="000000"/>
          <w:lang w:val="es-ES"/>
          <w:rPrChange w:id="64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Agraiments</w:t>
      </w:r>
      <w:proofErr w:type="spellEnd"/>
      <w:r w:rsidRPr="00E96996">
        <w:rPr>
          <w:rFonts w:cs="Arial"/>
          <w:b/>
          <w:bCs/>
          <w:color w:val="000000"/>
          <w:lang w:val="es-ES"/>
          <w:rPrChange w:id="64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. Presentar el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4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propietari</w:t>
      </w:r>
      <w:proofErr w:type="spellEnd"/>
      <w:r w:rsidRPr="00E96996">
        <w:rPr>
          <w:rFonts w:cs="Arial"/>
          <w:b/>
          <w:bCs/>
          <w:color w:val="000000"/>
          <w:lang w:val="es-ES"/>
          <w:rPrChange w:id="64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del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4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conjunt</w:t>
      </w:r>
      <w:proofErr w:type="spellEnd"/>
      <w:r w:rsidRPr="00E96996">
        <w:rPr>
          <w:rFonts w:cs="Arial"/>
          <w:b/>
          <w:bCs/>
          <w:color w:val="000000"/>
          <w:lang w:val="es-ES"/>
          <w:rPrChange w:id="64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de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5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dades</w:t>
      </w:r>
      <w:proofErr w:type="spellEnd"/>
      <w:r w:rsidRPr="00E96996">
        <w:rPr>
          <w:rFonts w:cs="Arial"/>
          <w:b/>
          <w:bCs/>
          <w:color w:val="000000"/>
          <w:lang w:val="es-ES"/>
          <w:rPrChange w:id="65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. </w:t>
      </w:r>
      <w:r w:rsidRPr="00817FA4">
        <w:rPr>
          <w:rFonts w:cs="Arial"/>
          <w:b/>
          <w:bCs/>
          <w:color w:val="000000"/>
          <w:lang w:val="en-US"/>
        </w:rPr>
        <w:t xml:space="preserve">Es </w:t>
      </w:r>
      <w:proofErr w:type="spellStart"/>
      <w:r w:rsidRPr="00817FA4">
        <w:rPr>
          <w:rFonts w:cs="Arial"/>
          <w:b/>
          <w:bCs/>
          <w:color w:val="000000"/>
          <w:lang w:val="en-US"/>
        </w:rPr>
        <w:t>necessari</w:t>
      </w:r>
      <w:proofErr w:type="spellEnd"/>
      <w:r w:rsidRPr="00817FA4">
        <w:rPr>
          <w:rFonts w:cs="Arial"/>
          <w:b/>
          <w:bCs/>
          <w:color w:val="000000"/>
          <w:lang w:val="en-US"/>
        </w:rPr>
        <w:t xml:space="preserve"> </w:t>
      </w:r>
      <w:proofErr w:type="spellStart"/>
      <w:r w:rsidRPr="00817FA4">
        <w:rPr>
          <w:rFonts w:cs="Arial"/>
          <w:b/>
          <w:bCs/>
          <w:color w:val="000000"/>
          <w:lang w:val="en-US"/>
        </w:rPr>
        <w:t>incloure</w:t>
      </w:r>
      <w:proofErr w:type="spellEnd"/>
    </w:p>
    <w:p w14:paraId="5423687E" w14:textId="096A64B0" w:rsidR="004F0F97" w:rsidRPr="00E96996" w:rsidRDefault="004F0F97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65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r w:rsidRPr="00E96996">
        <w:rPr>
          <w:rFonts w:cs="Arial"/>
          <w:b/>
          <w:bCs/>
          <w:color w:val="000000"/>
          <w:lang w:val="es-ES"/>
          <w:rPrChange w:id="65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cites de recerca o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5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analisis</w:t>
      </w:r>
      <w:proofErr w:type="spellEnd"/>
      <w:r w:rsidRPr="00E96996">
        <w:rPr>
          <w:rFonts w:cs="Arial"/>
          <w:b/>
          <w:bCs/>
          <w:color w:val="000000"/>
          <w:lang w:val="es-ES"/>
          <w:rPrChange w:id="65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5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anteriors</w:t>
      </w:r>
      <w:proofErr w:type="spellEnd"/>
      <w:r w:rsidRPr="00E96996">
        <w:rPr>
          <w:rFonts w:cs="Arial"/>
          <w:b/>
          <w:bCs/>
          <w:color w:val="000000"/>
          <w:lang w:val="es-ES"/>
          <w:rPrChange w:id="65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(si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65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n'hi</w:t>
      </w:r>
      <w:proofErr w:type="spellEnd"/>
      <w:r w:rsidRPr="00E96996">
        <w:rPr>
          <w:rFonts w:cs="Arial"/>
          <w:b/>
          <w:bCs/>
          <w:color w:val="000000"/>
          <w:lang w:val="es-ES"/>
          <w:rPrChange w:id="65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ha).</w:t>
      </w:r>
    </w:p>
    <w:p w14:paraId="51A57A5F" w14:textId="1DFC53F9" w:rsidR="0084052F" w:rsidRPr="00E96996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66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742E3A97" w14:textId="2C8AA978" w:rsidR="0084052F" w:rsidRPr="00E96996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66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5E9428C0" w14:textId="2746D912" w:rsidR="0084052F" w:rsidRDefault="00FA356B">
      <w:pPr>
        <w:autoSpaceDE w:val="0"/>
        <w:autoSpaceDN w:val="0"/>
        <w:adjustRightInd w:val="0"/>
        <w:ind w:left="720"/>
        <w:rPr>
          <w:ins w:id="662" w:author="Jose Antonio Montero" w:date="2020-11-03T23:30:00Z"/>
          <w:rFonts w:cs="Arial"/>
          <w:color w:val="000000"/>
          <w:lang w:val="es-ES"/>
        </w:rPr>
        <w:pPrChange w:id="663" w:author="MURAT MORA" w:date="2020-11-04T09:56:00Z">
          <w:pPr>
            <w:autoSpaceDE w:val="0"/>
            <w:autoSpaceDN w:val="0"/>
            <w:adjustRightInd w:val="0"/>
          </w:pPr>
        </w:pPrChange>
      </w:pPr>
      <w:del w:id="664" w:author="MURAT MORA" w:date="2020-11-04T09:56:00Z">
        <w:r w:rsidRPr="00E96996" w:rsidDel="0023742C">
          <w:rPr>
            <w:rFonts w:cs="Arial"/>
            <w:b/>
            <w:bCs/>
            <w:color w:val="000000"/>
            <w:lang w:val="es-ES"/>
            <w:rPrChange w:id="665" w:author="Jose Antonio Montero" w:date="2020-11-03T23:20:00Z">
              <w:rPr>
                <w:rFonts w:cs="Arial"/>
                <w:b/>
                <w:bCs/>
                <w:color w:val="000000"/>
                <w:lang w:val="en-US"/>
              </w:rPr>
            </w:rPrChange>
          </w:rPr>
          <w:delText xml:space="preserve"> </w:delText>
        </w:r>
      </w:del>
      <w:ins w:id="666" w:author="Jose Antonio Montero" w:date="2020-11-03T23:17:00Z">
        <w:del w:id="667" w:author="MURAT MORA" w:date="2020-11-04T09:56:00Z">
          <w:r w:rsidR="00E96996" w:rsidRPr="00E96996" w:rsidDel="0023742C">
            <w:rPr>
              <w:rFonts w:cs="Arial"/>
              <w:b/>
              <w:bCs/>
              <w:color w:val="000000"/>
              <w:lang w:val="es-ES"/>
              <w:rPrChange w:id="668" w:author="Jose Antonio Montero" w:date="2020-11-03T23:20:00Z">
                <w:rPr>
                  <w:rFonts w:cs="Arial"/>
                  <w:b/>
                  <w:bCs/>
                  <w:color w:val="000000"/>
                  <w:lang w:val="en-US"/>
                </w:rPr>
              </w:rPrChange>
            </w:rPr>
            <w:tab/>
          </w:r>
        </w:del>
      </w:ins>
      <w:proofErr w:type="spellStart"/>
      <w:ins w:id="669" w:author="Jose Antonio Montero" w:date="2020-11-03T23:18:00Z">
        <w:r w:rsidR="00E96996" w:rsidRPr="00E96996">
          <w:rPr>
            <w:rFonts w:cs="Arial"/>
            <w:color w:val="000000"/>
            <w:lang w:val="es-ES"/>
            <w:rPrChange w:id="67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Volem</w:t>
        </w:r>
        <w:proofErr w:type="spellEnd"/>
        <w:r w:rsidR="00E96996" w:rsidRPr="00E96996">
          <w:rPr>
            <w:rFonts w:cs="Arial"/>
            <w:color w:val="000000"/>
            <w:lang w:val="es-ES"/>
            <w:rPrChange w:id="67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7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agraïr</w:t>
        </w:r>
        <w:proofErr w:type="spellEnd"/>
        <w:r w:rsidR="00E96996" w:rsidRPr="00E96996">
          <w:rPr>
            <w:rFonts w:cs="Arial"/>
            <w:color w:val="000000"/>
            <w:lang w:val="es-ES"/>
            <w:rPrChange w:id="67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7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particulament</w:t>
        </w:r>
        <w:proofErr w:type="spellEnd"/>
        <w:r w:rsidR="00E96996" w:rsidRPr="00E96996">
          <w:rPr>
            <w:rFonts w:cs="Arial"/>
            <w:color w:val="000000"/>
            <w:lang w:val="es-ES"/>
            <w:rPrChange w:id="67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al portal </w:t>
        </w:r>
        <w:proofErr w:type="spellStart"/>
        <w:r w:rsidR="00E96996" w:rsidRPr="00F1642E">
          <w:rPr>
            <w:rFonts w:cs="Arial"/>
            <w:b/>
            <w:bCs/>
            <w:color w:val="000000"/>
            <w:lang w:val="es-ES"/>
            <w:rPrChange w:id="676" w:author="Jose Antonio Montero" w:date="2020-11-03T23:28:00Z">
              <w:rPr>
                <w:rFonts w:cs="Arial"/>
                <w:color w:val="000000"/>
                <w:lang w:val="en-US"/>
              </w:rPr>
            </w:rPrChange>
          </w:rPr>
          <w:t>Koobin</w:t>
        </w:r>
      </w:ins>
      <w:proofErr w:type="spellEnd"/>
      <w:ins w:id="677" w:author="Jose Antonio Montero" w:date="2020-11-03T23:19:00Z">
        <w:r w:rsidR="00E96996" w:rsidRPr="00E96996">
          <w:rPr>
            <w:rFonts w:cs="Arial"/>
            <w:color w:val="000000"/>
            <w:lang w:val="es-ES"/>
            <w:rPrChange w:id="67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I al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7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seu</w:t>
        </w:r>
        <w:proofErr w:type="spellEnd"/>
        <w:r w:rsidR="00E96996" w:rsidRPr="00E96996">
          <w:rPr>
            <w:rFonts w:cs="Arial"/>
            <w:color w:val="000000"/>
            <w:lang w:val="es-ES"/>
            <w:rPrChange w:id="68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CTO que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8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ens</w:t>
        </w:r>
        <w:proofErr w:type="spellEnd"/>
        <w:r w:rsidR="00E96996" w:rsidRPr="00E96996">
          <w:rPr>
            <w:rFonts w:cs="Arial"/>
            <w:color w:val="000000"/>
            <w:lang w:val="es-ES"/>
            <w:rPrChange w:id="68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van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8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autoritzar</w:t>
        </w:r>
        <w:proofErr w:type="spellEnd"/>
        <w:r w:rsidR="00E96996" w:rsidRPr="00E96996">
          <w:rPr>
            <w:rFonts w:cs="Arial"/>
            <w:color w:val="000000"/>
            <w:lang w:val="es-ES"/>
            <w:rPrChange w:id="68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a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8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fer</w:t>
        </w:r>
        <w:proofErr w:type="spellEnd"/>
        <w:r w:rsidR="00E96996" w:rsidRPr="00E96996">
          <w:rPr>
            <w:rFonts w:cs="Arial"/>
            <w:color w:val="000000"/>
            <w:lang w:val="es-ES"/>
            <w:rPrChange w:id="68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87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extraccions</w:t>
        </w:r>
        <w:proofErr w:type="spellEnd"/>
        <w:r w:rsidR="00E96996" w:rsidRPr="00E96996">
          <w:rPr>
            <w:rFonts w:cs="Arial"/>
            <w:color w:val="000000"/>
            <w:lang w:val="es-ES"/>
            <w:rPrChange w:id="688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de manera controlada I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89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amb</w:t>
        </w:r>
        <w:proofErr w:type="spellEnd"/>
        <w:r w:rsidR="00E96996" w:rsidRPr="00E96996">
          <w:rPr>
            <w:rFonts w:cs="Arial"/>
            <w:color w:val="000000"/>
            <w:lang w:val="es-ES"/>
            <w:rPrChange w:id="690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91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finalitats</w:t>
        </w:r>
        <w:proofErr w:type="spellEnd"/>
        <w:r w:rsidR="00E96996" w:rsidRPr="00E96996">
          <w:rPr>
            <w:rFonts w:cs="Arial"/>
            <w:color w:val="000000"/>
            <w:lang w:val="es-ES"/>
            <w:rPrChange w:id="692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93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merament</w:t>
        </w:r>
        <w:proofErr w:type="spellEnd"/>
        <w:r w:rsidR="00E96996" w:rsidRPr="00E96996">
          <w:rPr>
            <w:rFonts w:cs="Arial"/>
            <w:color w:val="000000"/>
            <w:lang w:val="es-ES"/>
            <w:rPrChange w:id="694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E96996">
          <w:rPr>
            <w:rFonts w:cs="Arial"/>
            <w:color w:val="000000"/>
            <w:lang w:val="es-ES"/>
            <w:rPrChange w:id="695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>acadèmiques</w:t>
        </w:r>
        <w:proofErr w:type="spellEnd"/>
        <w:r w:rsidR="00E96996" w:rsidRPr="00E96996">
          <w:rPr>
            <w:rFonts w:cs="Arial"/>
            <w:color w:val="000000"/>
            <w:lang w:val="es-ES"/>
            <w:rPrChange w:id="696" w:author="Jose Antonio Montero" w:date="2020-11-03T23:20:00Z">
              <w:rPr>
                <w:rFonts w:cs="Arial"/>
                <w:color w:val="000000"/>
                <w:lang w:val="en-US"/>
              </w:rPr>
            </w:rPrChange>
          </w:rPr>
          <w:t xml:space="preserve">. </w:t>
        </w:r>
        <w:r w:rsidR="00E96996" w:rsidRPr="00F1642E">
          <w:rPr>
            <w:rFonts w:cs="Arial"/>
            <w:color w:val="000000"/>
            <w:lang w:val="es-ES"/>
            <w:rPrChange w:id="697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En</w:t>
        </w:r>
      </w:ins>
      <w:ins w:id="698" w:author="Jose Antonio Montero" w:date="2020-11-03T23:20:00Z">
        <w:r w:rsidR="00E96996" w:rsidRPr="00F1642E">
          <w:rPr>
            <w:rFonts w:cs="Arial"/>
            <w:color w:val="000000"/>
            <w:lang w:val="es-ES"/>
            <w:rPrChange w:id="699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F1642E">
          <w:rPr>
            <w:rFonts w:cs="Arial"/>
            <w:color w:val="000000"/>
            <w:lang w:val="es-ES"/>
            <w:rPrChange w:id="700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aquest</w:t>
        </w:r>
        <w:proofErr w:type="spellEnd"/>
        <w:r w:rsidR="00E96996" w:rsidRPr="00F1642E">
          <w:rPr>
            <w:rFonts w:cs="Arial"/>
            <w:color w:val="000000"/>
            <w:lang w:val="es-ES"/>
            <w:rPrChange w:id="701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="00E96996" w:rsidRPr="00F1642E">
          <w:rPr>
            <w:rFonts w:cs="Arial"/>
            <w:color w:val="000000"/>
            <w:lang w:val="es-ES"/>
            <w:rPrChange w:id="702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sentit</w:t>
        </w:r>
        <w:proofErr w:type="spellEnd"/>
        <w:r w:rsidR="00E96996" w:rsidRPr="00F1642E">
          <w:rPr>
            <w:rFonts w:cs="Arial"/>
            <w:color w:val="000000"/>
            <w:lang w:val="es-ES"/>
            <w:rPrChange w:id="703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van </w:t>
        </w:r>
        <w:proofErr w:type="spellStart"/>
        <w:r w:rsidR="00E96996" w:rsidRPr="00F1642E">
          <w:rPr>
            <w:rFonts w:cs="Arial"/>
            <w:color w:val="000000"/>
            <w:lang w:val="es-ES"/>
            <w:rPrChange w:id="704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possar</w:t>
        </w:r>
        <w:proofErr w:type="spellEnd"/>
        <w:r w:rsidR="00E96996" w:rsidRPr="00F1642E">
          <w:rPr>
            <w:rFonts w:cs="Arial"/>
            <w:color w:val="000000"/>
            <w:lang w:val="es-ES"/>
            <w:rPrChange w:id="705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a </w:t>
        </w:r>
        <w:proofErr w:type="spellStart"/>
        <w:r w:rsidR="00E96996" w:rsidRPr="00F1642E">
          <w:rPr>
            <w:rFonts w:cs="Arial"/>
            <w:color w:val="000000"/>
            <w:lang w:val="es-ES"/>
            <w:rPrChange w:id="706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disposició</w:t>
        </w:r>
        <w:proofErr w:type="spellEnd"/>
        <w:r w:rsidR="00E96996" w:rsidRPr="00F1642E">
          <w:rPr>
            <w:rFonts w:cs="Arial"/>
            <w:color w:val="000000"/>
            <w:lang w:val="es-ES"/>
            <w:rPrChange w:id="707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</w:ins>
      <w:proofErr w:type="spellStart"/>
      <w:ins w:id="708" w:author="Jose Antonio Montero" w:date="2020-11-03T23:27:00Z">
        <w:r w:rsidR="00F1642E" w:rsidRPr="00F1642E">
          <w:rPr>
            <w:rFonts w:cs="Arial"/>
            <w:color w:val="000000"/>
            <w:lang w:val="es-ES"/>
            <w:rPrChange w:id="709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nostre</w:t>
        </w:r>
        <w:proofErr w:type="spellEnd"/>
        <w:r w:rsidR="00F1642E" w:rsidRPr="00F1642E">
          <w:rPr>
            <w:rFonts w:cs="Arial"/>
            <w:color w:val="000000"/>
            <w:lang w:val="es-ES"/>
            <w:rPrChange w:id="710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 xml:space="preserve"> el </w:t>
        </w:r>
        <w:proofErr w:type="spellStart"/>
        <w:r w:rsidR="00F1642E" w:rsidRPr="00F1642E">
          <w:rPr>
            <w:rFonts w:cs="Arial"/>
            <w:color w:val="000000"/>
            <w:lang w:val="es-ES"/>
            <w:rPrChange w:id="711" w:author="Jose Antonio Montero" w:date="2020-11-03T23:27:00Z">
              <w:rPr>
                <w:rFonts w:cs="Arial"/>
                <w:color w:val="000000"/>
                <w:lang w:val="en-US"/>
              </w:rPr>
            </w:rPrChange>
          </w:rPr>
          <w:t>s</w:t>
        </w:r>
        <w:r w:rsidR="00F1642E">
          <w:rPr>
            <w:rFonts w:cs="Arial"/>
            <w:color w:val="000000"/>
            <w:lang w:val="es-ES"/>
          </w:rPr>
          <w:t>eu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entorn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de test per a poder </w:t>
        </w:r>
        <w:proofErr w:type="spellStart"/>
        <w:r w:rsidR="00F1642E">
          <w:rPr>
            <w:rFonts w:cs="Arial"/>
            <w:color w:val="000000"/>
            <w:lang w:val="es-ES"/>
          </w:rPr>
          <w:t>extreure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información </w:t>
        </w:r>
        <w:proofErr w:type="spellStart"/>
        <w:r w:rsidR="00F1642E">
          <w:rPr>
            <w:rFonts w:cs="Arial"/>
            <w:color w:val="000000"/>
            <w:lang w:val="es-ES"/>
          </w:rPr>
          <w:t>d’un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evento Esportiu (</w:t>
        </w:r>
        <w:proofErr w:type="spellStart"/>
        <w:r w:rsidR="00F1642E">
          <w:rPr>
            <w:rFonts w:cs="Arial"/>
            <w:color w:val="000000"/>
            <w:lang w:val="es-ES"/>
          </w:rPr>
          <w:t>partit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de </w:t>
        </w:r>
        <w:proofErr w:type="spellStart"/>
        <w:r w:rsidR="00F1642E">
          <w:rPr>
            <w:rFonts w:cs="Arial"/>
            <w:color w:val="000000"/>
            <w:lang w:val="es-ES"/>
          </w:rPr>
          <w:t>baske</w:t>
        </w:r>
      </w:ins>
      <w:ins w:id="712" w:author="Jose Antonio Montero" w:date="2020-11-03T23:28:00Z">
        <w:r w:rsidR="00F1642E">
          <w:rPr>
            <w:rFonts w:cs="Arial"/>
            <w:color w:val="000000"/>
            <w:lang w:val="es-ES"/>
          </w:rPr>
          <w:t>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) ja en </w:t>
        </w:r>
        <w:proofErr w:type="spellStart"/>
        <w:r w:rsidR="00F1642E">
          <w:rPr>
            <w:rFonts w:cs="Arial"/>
            <w:color w:val="000000"/>
            <w:lang w:val="es-ES"/>
          </w:rPr>
          <w:t>en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producción no hi </w:t>
        </w:r>
        <w:proofErr w:type="spellStart"/>
        <w:r w:rsidR="00F1642E">
          <w:rPr>
            <w:rFonts w:cs="Arial"/>
            <w:color w:val="000000"/>
            <w:lang w:val="es-ES"/>
          </w:rPr>
          <w:t>tenen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actualment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res a la venta </w:t>
        </w:r>
        <w:proofErr w:type="spellStart"/>
        <w:r w:rsidR="00F1642E">
          <w:rPr>
            <w:rFonts w:cs="Arial"/>
            <w:color w:val="000000"/>
            <w:lang w:val="es-ES"/>
          </w:rPr>
          <w:t>pel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tancament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de </w:t>
        </w:r>
        <w:proofErr w:type="spellStart"/>
        <w:r w:rsidR="00F1642E">
          <w:rPr>
            <w:rFonts w:cs="Arial"/>
            <w:color w:val="000000"/>
            <w:lang w:val="es-ES"/>
          </w:rPr>
          <w:t>recintes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degut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a la pandemia. </w:t>
        </w:r>
        <w:proofErr w:type="spellStart"/>
        <w:r w:rsidR="00F1642E">
          <w:rPr>
            <w:rFonts w:cs="Arial"/>
            <w:color w:val="000000"/>
            <w:lang w:val="es-ES"/>
          </w:rPr>
          <w:t>Degut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a la </w:t>
        </w:r>
        <w:proofErr w:type="spellStart"/>
        <w:r w:rsidR="00F1642E">
          <w:rPr>
            <w:rFonts w:cs="Arial"/>
            <w:color w:val="000000"/>
            <w:lang w:val="es-ES"/>
          </w:rPr>
          <w:t>seva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diversitat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d’event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i </w:t>
        </w:r>
      </w:ins>
      <w:ins w:id="713" w:author="Jose Antonio Montero" w:date="2020-11-03T23:29:00Z">
        <w:r w:rsidR="00F1642E">
          <w:rPr>
            <w:rFonts w:cs="Arial"/>
            <w:color w:val="000000"/>
            <w:lang w:val="es-ES"/>
          </w:rPr>
          <w:t xml:space="preserve">a la </w:t>
        </w:r>
        <w:proofErr w:type="spellStart"/>
        <w:r w:rsidR="00F1642E">
          <w:rPr>
            <w:rFonts w:cs="Arial"/>
            <w:color w:val="000000"/>
            <w:lang w:val="es-ES"/>
          </w:rPr>
          <w:t>homogeneitat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en </w:t>
        </w:r>
        <w:proofErr w:type="spellStart"/>
        <w:r w:rsidR="00F1642E">
          <w:rPr>
            <w:rFonts w:cs="Arial"/>
            <w:color w:val="000000"/>
            <w:lang w:val="es-ES"/>
          </w:rPr>
          <w:t>com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están </w:t>
        </w:r>
        <w:proofErr w:type="spellStart"/>
        <w:r w:rsidR="00F1642E">
          <w:rPr>
            <w:rFonts w:cs="Arial"/>
            <w:color w:val="000000"/>
            <w:lang w:val="es-ES"/>
          </w:rPr>
          <w:t>construides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les </w:t>
        </w:r>
        <w:proofErr w:type="spellStart"/>
        <w:r w:rsidR="00F1642E">
          <w:rPr>
            <w:rFonts w:cs="Arial"/>
            <w:color w:val="000000"/>
            <w:lang w:val="es-ES"/>
          </w:rPr>
          <w:t>seves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planes lo que </w:t>
        </w:r>
        <w:proofErr w:type="spellStart"/>
        <w:r w:rsidR="00F1642E">
          <w:rPr>
            <w:rFonts w:cs="Arial"/>
            <w:color w:val="000000"/>
            <w:lang w:val="es-ES"/>
          </w:rPr>
          <w:t>ens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ha </w:t>
        </w:r>
        <w:proofErr w:type="spellStart"/>
        <w:r w:rsidR="00F1642E">
          <w:rPr>
            <w:rFonts w:cs="Arial"/>
            <w:color w:val="000000"/>
            <w:lang w:val="es-ES"/>
          </w:rPr>
          <w:t>facilitat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molt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la implementación </w:t>
        </w:r>
        <w:proofErr w:type="spellStart"/>
        <w:r w:rsidR="00F1642E">
          <w:rPr>
            <w:rFonts w:cs="Arial"/>
            <w:color w:val="000000"/>
            <w:lang w:val="es-ES"/>
          </w:rPr>
          <w:t>dels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scrappers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, ha </w:t>
        </w:r>
        <w:proofErr w:type="spellStart"/>
        <w:r w:rsidR="00F1642E">
          <w:rPr>
            <w:rFonts w:cs="Arial"/>
            <w:color w:val="000000"/>
            <w:lang w:val="es-ES"/>
          </w:rPr>
          <w:t>sigut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el portal </w:t>
        </w:r>
        <w:proofErr w:type="spellStart"/>
        <w:r w:rsidR="00F1642E">
          <w:rPr>
            <w:rFonts w:cs="Arial"/>
            <w:color w:val="000000"/>
            <w:lang w:val="es-ES"/>
          </w:rPr>
          <w:t>amb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el que </w:t>
        </w:r>
        <w:proofErr w:type="spellStart"/>
        <w:r w:rsidR="00F1642E">
          <w:rPr>
            <w:rFonts w:cs="Arial"/>
            <w:color w:val="000000"/>
            <w:lang w:val="es-ES"/>
          </w:rPr>
          <w:t>més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hem</w:t>
        </w:r>
        <w:proofErr w:type="spellEnd"/>
        <w:r w:rsidR="00F1642E">
          <w:rPr>
            <w:rFonts w:cs="Arial"/>
            <w:color w:val="000000"/>
            <w:lang w:val="es-ES"/>
          </w:rPr>
          <w:t xml:space="preserve"> </w:t>
        </w:r>
        <w:proofErr w:type="spellStart"/>
        <w:r w:rsidR="00F1642E">
          <w:rPr>
            <w:rFonts w:cs="Arial"/>
            <w:color w:val="000000"/>
            <w:lang w:val="es-ES"/>
          </w:rPr>
          <w:t>treballat</w:t>
        </w:r>
        <w:proofErr w:type="spellEnd"/>
        <w:r w:rsidR="00F1642E">
          <w:rPr>
            <w:rFonts w:cs="Arial"/>
            <w:color w:val="000000"/>
            <w:lang w:val="es-ES"/>
          </w:rPr>
          <w:t>.</w:t>
        </w:r>
      </w:ins>
    </w:p>
    <w:p w14:paraId="34570D75" w14:textId="0AAC05EB" w:rsidR="00F1642E" w:rsidRDefault="00F1642E" w:rsidP="0084052F">
      <w:pPr>
        <w:autoSpaceDE w:val="0"/>
        <w:autoSpaceDN w:val="0"/>
        <w:adjustRightInd w:val="0"/>
        <w:rPr>
          <w:ins w:id="714" w:author="Jose Antonio Montero" w:date="2020-11-03T23:30:00Z"/>
          <w:rFonts w:cs="Arial"/>
          <w:color w:val="000000"/>
          <w:lang w:val="es-ES"/>
        </w:rPr>
      </w:pPr>
    </w:p>
    <w:p w14:paraId="046BB5A2" w14:textId="4283AC32" w:rsidR="00F1642E" w:rsidRPr="00F1642E" w:rsidRDefault="00F1642E">
      <w:pPr>
        <w:autoSpaceDE w:val="0"/>
        <w:autoSpaceDN w:val="0"/>
        <w:adjustRightInd w:val="0"/>
        <w:ind w:left="720"/>
        <w:rPr>
          <w:rFonts w:cs="Arial"/>
          <w:color w:val="000000"/>
          <w:rPrChange w:id="715" w:author="Jose Antonio Montero" w:date="2020-11-03T23:30:00Z">
            <w:rPr>
              <w:rFonts w:cs="Arial"/>
              <w:b/>
              <w:bCs/>
              <w:color w:val="000000"/>
              <w:lang w:val="en-US"/>
            </w:rPr>
          </w:rPrChange>
        </w:rPr>
        <w:pPrChange w:id="716" w:author="MURAT MORA" w:date="2020-11-04T09:57:00Z">
          <w:pPr>
            <w:autoSpaceDE w:val="0"/>
            <w:autoSpaceDN w:val="0"/>
            <w:adjustRightInd w:val="0"/>
          </w:pPr>
        </w:pPrChange>
      </w:pPr>
      <w:ins w:id="717" w:author="Jose Antonio Montero" w:date="2020-11-03T23:30:00Z">
        <w:del w:id="718" w:author="MURAT MORA" w:date="2020-11-04T09:57:00Z">
          <w:r w:rsidDel="0023742C">
            <w:rPr>
              <w:rFonts w:cs="Arial"/>
              <w:color w:val="000000"/>
              <w:lang w:val="es-ES"/>
            </w:rPr>
            <w:tab/>
          </w:r>
        </w:del>
        <w:r>
          <w:rPr>
            <w:rFonts w:cs="Arial"/>
            <w:color w:val="000000"/>
            <w:lang w:val="es-ES"/>
          </w:rPr>
          <w:t xml:space="preserve">No </w:t>
        </w:r>
        <w:proofErr w:type="spellStart"/>
        <w:r>
          <w:rPr>
            <w:rFonts w:cs="Arial"/>
            <w:color w:val="000000"/>
            <w:lang w:val="es-ES"/>
          </w:rPr>
          <w:t>ens</w:t>
        </w:r>
        <w:proofErr w:type="spellEnd"/>
        <w:r>
          <w:rPr>
            <w:rFonts w:cs="Arial"/>
            <w:color w:val="000000"/>
            <w:lang w:val="es-ES"/>
          </w:rPr>
          <w:t xml:space="preserve"> ha </w:t>
        </w:r>
      </w:ins>
      <w:proofErr w:type="spellStart"/>
      <w:ins w:id="719" w:author="MURAT MORA" w:date="2020-11-05T16:16:00Z">
        <w:r w:rsidR="00413F51">
          <w:rPr>
            <w:rFonts w:cs="Arial"/>
            <w:color w:val="000000"/>
            <w:lang w:val="es-ES"/>
          </w:rPr>
          <w:t>estat</w:t>
        </w:r>
        <w:proofErr w:type="spellEnd"/>
        <w:r w:rsidR="00413F51">
          <w:rPr>
            <w:rFonts w:cs="Arial"/>
            <w:color w:val="000000"/>
            <w:lang w:val="es-ES"/>
          </w:rPr>
          <w:t xml:space="preserve"> </w:t>
        </w:r>
      </w:ins>
      <w:proofErr w:type="spellStart"/>
      <w:ins w:id="720" w:author="Jose Antonio Montero" w:date="2020-11-03T23:30:00Z">
        <w:r>
          <w:rPr>
            <w:rFonts w:cs="Arial"/>
            <w:color w:val="000000"/>
            <w:lang w:val="es-ES"/>
          </w:rPr>
          <w:t>possible</w:t>
        </w:r>
        <w:proofErr w:type="spellEnd"/>
        <w:r>
          <w:rPr>
            <w:rFonts w:cs="Arial"/>
            <w:color w:val="000000"/>
            <w:lang w:val="es-ES"/>
          </w:rPr>
          <w:t xml:space="preserve"> contactar </w:t>
        </w:r>
        <w:proofErr w:type="spellStart"/>
        <w:r>
          <w:rPr>
            <w:rFonts w:cs="Arial"/>
            <w:color w:val="000000"/>
            <w:lang w:val="es-ES"/>
          </w:rPr>
          <w:t>amb</w:t>
        </w:r>
        <w:proofErr w:type="spellEnd"/>
        <w:r>
          <w:rPr>
            <w:rFonts w:cs="Arial"/>
            <w:color w:val="000000"/>
            <w:lang w:val="es-ES"/>
          </w:rPr>
          <w:t xml:space="preserve"> </w:t>
        </w:r>
        <w:proofErr w:type="spellStart"/>
        <w:r>
          <w:rPr>
            <w:rFonts w:cs="Arial"/>
            <w:color w:val="000000"/>
            <w:lang w:val="es-ES"/>
          </w:rPr>
          <w:t>ningú</w:t>
        </w:r>
        <w:proofErr w:type="spellEnd"/>
        <w:del w:id="721" w:author="MURAT MORA" w:date="2020-11-04T09:57:00Z">
          <w:r w:rsidDel="0023742C">
            <w:rPr>
              <w:rFonts w:cs="Arial"/>
              <w:color w:val="000000"/>
              <w:lang w:val="es-ES"/>
            </w:rPr>
            <w:delText>n</w:delText>
          </w:r>
        </w:del>
        <w:r>
          <w:rPr>
            <w:rFonts w:cs="Arial"/>
            <w:color w:val="000000"/>
            <w:lang w:val="es-ES"/>
          </w:rPr>
          <w:t xml:space="preserve"> de Janto ni </w:t>
        </w:r>
        <w:proofErr w:type="spellStart"/>
        <w:r>
          <w:rPr>
            <w:rFonts w:cs="Arial"/>
            <w:color w:val="000000"/>
            <w:lang w:val="es-ES"/>
          </w:rPr>
          <w:t>Vivaticket</w:t>
        </w:r>
        <w:proofErr w:type="spellEnd"/>
        <w:r>
          <w:rPr>
            <w:rFonts w:cs="Arial"/>
            <w:color w:val="000000"/>
            <w:lang w:val="es-ES"/>
          </w:rPr>
          <w:t xml:space="preserve"> </w:t>
        </w:r>
        <w:r>
          <w:rPr>
            <w:rFonts w:cs="Arial"/>
            <w:color w:val="000000"/>
          </w:rPr>
          <w:t>per a avisar-los dels nostre propòsits, per tant no hem volgut ser massa intrusius amb aquest</w:t>
        </w:r>
      </w:ins>
      <w:ins w:id="722" w:author="Jose Antonio Montero" w:date="2020-11-03T23:31:00Z">
        <w:r>
          <w:rPr>
            <w:rFonts w:cs="Arial"/>
            <w:color w:val="000000"/>
          </w:rPr>
          <w:t>s dos portals.</w:t>
        </w:r>
      </w:ins>
    </w:p>
    <w:p w14:paraId="2241C2D5" w14:textId="4FDC27FD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3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4BF7011B" w14:textId="5DF24DBC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4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339D18D6" w14:textId="2CCEA708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5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0EEA96DB" w14:textId="58AA04D5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6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0D883ED7" w14:textId="3EDF8151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7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F70D7A5" w14:textId="470D98E7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8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6FAFA617" w14:textId="5A6D745B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29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3415B73A" w14:textId="402302B0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0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A2AF2E1" w14:textId="7CB46C83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1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30B3E86F" w14:textId="00E8B422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2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7A532C9A" w14:textId="63E30F3F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3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8CCE0A5" w14:textId="06D2DDFB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4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629A96F6" w14:textId="5F9E3EB8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5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54D91380" w14:textId="77777777" w:rsidR="00617A3C" w:rsidRPr="00F1642E" w:rsidRDefault="00617A3C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6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5CA6A60" w14:textId="77777777" w:rsidR="0084052F" w:rsidRPr="00F1642E" w:rsidRDefault="0084052F" w:rsidP="0084052F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7" w:author="Jose Antonio Montero" w:date="2020-11-03T23:27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3FD3B80D" w14:textId="43B8A770" w:rsidR="00817FA4" w:rsidRPr="00E96996" w:rsidRDefault="00817FA4" w:rsidP="00F57C90">
      <w:pPr>
        <w:numPr>
          <w:ilvl w:val="0"/>
          <w:numId w:val="18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3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proofErr w:type="spellStart"/>
      <w:r w:rsidRPr="00E96996">
        <w:rPr>
          <w:rFonts w:cs="Arial"/>
          <w:b/>
          <w:bCs/>
          <w:color w:val="000000"/>
          <w:lang w:val="es-ES"/>
          <w:rPrChange w:id="73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Inspiracio</w:t>
      </w:r>
      <w:proofErr w:type="spellEnd"/>
      <w:r w:rsidRPr="00E96996">
        <w:rPr>
          <w:rFonts w:cs="Arial"/>
          <w:b/>
          <w:bCs/>
          <w:color w:val="000000"/>
          <w:lang w:val="es-ES"/>
          <w:rPrChange w:id="74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. Explicar per que es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4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interessant</w:t>
      </w:r>
      <w:proofErr w:type="spellEnd"/>
      <w:r w:rsidRPr="00E96996">
        <w:rPr>
          <w:rFonts w:cs="Arial"/>
          <w:b/>
          <w:bCs/>
          <w:color w:val="000000"/>
          <w:lang w:val="es-ES"/>
          <w:rPrChange w:id="74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4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aquest</w:t>
      </w:r>
      <w:proofErr w:type="spellEnd"/>
      <w:r w:rsidRPr="00E96996">
        <w:rPr>
          <w:rFonts w:cs="Arial"/>
          <w:b/>
          <w:bCs/>
          <w:color w:val="000000"/>
          <w:lang w:val="es-ES"/>
          <w:rPrChange w:id="74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4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conjunt</w:t>
      </w:r>
      <w:proofErr w:type="spellEnd"/>
      <w:r w:rsidRPr="00E96996">
        <w:rPr>
          <w:rFonts w:cs="Arial"/>
          <w:b/>
          <w:bCs/>
          <w:color w:val="000000"/>
          <w:lang w:val="es-ES"/>
          <w:rPrChange w:id="74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de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4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dades</w:t>
      </w:r>
      <w:proofErr w:type="spellEnd"/>
      <w:r w:rsidRPr="00E96996">
        <w:rPr>
          <w:rFonts w:cs="Arial"/>
          <w:b/>
          <w:bCs/>
          <w:color w:val="000000"/>
          <w:lang w:val="es-ES"/>
          <w:rPrChange w:id="74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i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4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quines</w:t>
      </w:r>
      <w:proofErr w:type="spellEnd"/>
    </w:p>
    <w:p w14:paraId="34F16644" w14:textId="38488FE2" w:rsidR="00817FA4" w:rsidRPr="00E96996" w:rsidRDefault="00817FA4" w:rsidP="0084052F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75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r w:rsidRPr="00E96996">
        <w:rPr>
          <w:rFonts w:cs="Arial"/>
          <w:b/>
          <w:bCs/>
          <w:color w:val="000000"/>
          <w:lang w:val="es-ES"/>
          <w:rPrChange w:id="75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preguntes es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5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pretenen</w:t>
      </w:r>
      <w:proofErr w:type="spellEnd"/>
      <w:r w:rsidRPr="00E96996">
        <w:rPr>
          <w:rFonts w:cs="Arial"/>
          <w:b/>
          <w:bCs/>
          <w:color w:val="000000"/>
          <w:lang w:val="es-ES"/>
          <w:rPrChange w:id="75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5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respondre</w:t>
      </w:r>
      <w:proofErr w:type="spellEnd"/>
      <w:r w:rsidRPr="00E96996">
        <w:rPr>
          <w:rFonts w:cs="Arial"/>
          <w:b/>
          <w:bCs/>
          <w:color w:val="000000"/>
          <w:lang w:val="es-ES"/>
          <w:rPrChange w:id="75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.</w:t>
      </w:r>
    </w:p>
    <w:p w14:paraId="7B2C5FB9" w14:textId="706141A7" w:rsidR="004F0F97" w:rsidRDefault="004F0F97" w:rsidP="004F0F97">
      <w:pPr>
        <w:rPr>
          <w:lang w:val="es-ES" w:eastAsia="en-GB"/>
        </w:rPr>
      </w:pPr>
    </w:p>
    <w:p w14:paraId="72E8C72C" w14:textId="0E58F7B2" w:rsidR="00617A3C" w:rsidRDefault="00617A3C" w:rsidP="00617A3C">
      <w:pPr>
        <w:ind w:left="720"/>
        <w:jc w:val="both"/>
        <w:rPr>
          <w:lang w:val="es-ES" w:eastAsia="en-GB"/>
        </w:rPr>
      </w:pPr>
      <w:r>
        <w:rPr>
          <w:lang w:val="es-ES" w:eastAsia="en-GB"/>
        </w:rPr>
        <w:t xml:space="preserve">En el </w:t>
      </w:r>
      <w:proofErr w:type="spellStart"/>
      <w:r>
        <w:rPr>
          <w:lang w:val="es-ES" w:eastAsia="en-GB"/>
        </w:rPr>
        <w:t>món</w:t>
      </w:r>
      <w:proofErr w:type="spellEnd"/>
      <w:r>
        <w:rPr>
          <w:lang w:val="es-ES" w:eastAsia="en-GB"/>
        </w:rPr>
        <w:t xml:space="preserve"> actual, </w:t>
      </w:r>
      <w:proofErr w:type="spellStart"/>
      <w:r>
        <w:rPr>
          <w:lang w:val="es-ES" w:eastAsia="en-GB"/>
        </w:rPr>
        <w:t>on</w:t>
      </w:r>
      <w:proofErr w:type="spellEnd"/>
      <w:r>
        <w:rPr>
          <w:lang w:val="es-ES" w:eastAsia="en-GB"/>
        </w:rPr>
        <w:t xml:space="preserve"> les </w:t>
      </w:r>
      <w:proofErr w:type="spellStart"/>
      <w:r>
        <w:rPr>
          <w:lang w:val="es-ES" w:eastAsia="en-GB"/>
        </w:rPr>
        <w:t>presses</w:t>
      </w:r>
      <w:proofErr w:type="spellEnd"/>
      <w:r>
        <w:rPr>
          <w:lang w:val="es-ES" w:eastAsia="en-GB"/>
        </w:rPr>
        <w:t xml:space="preserve"> i el ritme </w:t>
      </w:r>
      <w:proofErr w:type="spellStart"/>
      <w:r>
        <w:rPr>
          <w:lang w:val="es-ES" w:eastAsia="en-GB"/>
        </w:rPr>
        <w:t>vertiginós</w:t>
      </w:r>
      <w:proofErr w:type="spellEnd"/>
      <w:r>
        <w:rPr>
          <w:lang w:val="es-ES" w:eastAsia="en-GB"/>
        </w:rPr>
        <w:t xml:space="preserve"> del día a día </w:t>
      </w:r>
      <w:proofErr w:type="spellStart"/>
      <w:r>
        <w:rPr>
          <w:lang w:val="es-ES" w:eastAsia="en-GB"/>
        </w:rPr>
        <w:t>ens</w:t>
      </w:r>
      <w:proofErr w:type="spellEnd"/>
      <w:r>
        <w:rPr>
          <w:lang w:val="es-ES" w:eastAsia="en-GB"/>
        </w:rPr>
        <w:t xml:space="preserve"> porta a </w:t>
      </w:r>
      <w:proofErr w:type="spellStart"/>
      <w:r>
        <w:rPr>
          <w:lang w:val="es-ES" w:eastAsia="en-GB"/>
        </w:rPr>
        <w:t>voler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gaudir</w:t>
      </w:r>
      <w:proofErr w:type="spellEnd"/>
      <w:r>
        <w:rPr>
          <w:lang w:val="es-ES" w:eastAsia="en-GB"/>
        </w:rPr>
        <w:t xml:space="preserve"> del </w:t>
      </w:r>
      <w:proofErr w:type="spellStart"/>
      <w:r>
        <w:rPr>
          <w:lang w:val="es-ES" w:eastAsia="en-GB"/>
        </w:rPr>
        <w:t>nostre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temps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d’oci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d’una</w:t>
      </w:r>
      <w:proofErr w:type="spellEnd"/>
      <w:r>
        <w:rPr>
          <w:lang w:val="es-ES" w:eastAsia="en-GB"/>
        </w:rPr>
        <w:t xml:space="preserve"> manera </w:t>
      </w:r>
      <w:proofErr w:type="spellStart"/>
      <w:r>
        <w:rPr>
          <w:lang w:val="es-ES" w:eastAsia="en-GB"/>
        </w:rPr>
        <w:t>ràpida</w:t>
      </w:r>
      <w:proofErr w:type="spellEnd"/>
      <w:r>
        <w:rPr>
          <w:lang w:val="es-ES" w:eastAsia="en-GB"/>
        </w:rPr>
        <w:t xml:space="preserve"> i des del </w:t>
      </w:r>
      <w:proofErr w:type="spellStart"/>
      <w:r>
        <w:rPr>
          <w:lang w:val="es-ES" w:eastAsia="en-GB"/>
        </w:rPr>
        <w:t>sofà</w:t>
      </w:r>
      <w:proofErr w:type="spellEnd"/>
      <w:r>
        <w:rPr>
          <w:lang w:val="es-ES" w:eastAsia="en-GB"/>
        </w:rPr>
        <w:t xml:space="preserve">, fa que el </w:t>
      </w:r>
      <w:proofErr w:type="spellStart"/>
      <w:r>
        <w:rPr>
          <w:lang w:val="es-ES" w:eastAsia="en-GB"/>
        </w:rPr>
        <w:t>conjunt</w:t>
      </w:r>
      <w:proofErr w:type="spellEnd"/>
      <w:r>
        <w:rPr>
          <w:lang w:val="es-ES" w:eastAsia="en-GB"/>
        </w:rPr>
        <w:t xml:space="preserve"> de </w:t>
      </w:r>
      <w:proofErr w:type="spellStart"/>
      <w:r>
        <w:rPr>
          <w:lang w:val="es-ES" w:eastAsia="en-GB"/>
        </w:rPr>
        <w:t>dades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escollit</w:t>
      </w:r>
      <w:proofErr w:type="spellEnd"/>
      <w:r>
        <w:rPr>
          <w:lang w:val="es-ES" w:eastAsia="en-GB"/>
        </w:rPr>
        <w:t xml:space="preserve"> per </w:t>
      </w:r>
      <w:proofErr w:type="spellStart"/>
      <w:r>
        <w:rPr>
          <w:lang w:val="es-ES" w:eastAsia="en-GB"/>
        </w:rPr>
        <w:t>fer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aquesta</w:t>
      </w:r>
      <w:proofErr w:type="spellEnd"/>
      <w:r>
        <w:rPr>
          <w:lang w:val="es-ES" w:eastAsia="en-GB"/>
        </w:rPr>
        <w:t xml:space="preserve"> práctica </w:t>
      </w:r>
      <w:proofErr w:type="spellStart"/>
      <w:r>
        <w:rPr>
          <w:lang w:val="es-ES" w:eastAsia="en-GB"/>
        </w:rPr>
        <w:t>sigui</w:t>
      </w:r>
      <w:proofErr w:type="spellEnd"/>
      <w:r>
        <w:rPr>
          <w:lang w:val="es-ES" w:eastAsia="en-GB"/>
        </w:rPr>
        <w:t xml:space="preserve"> un </w:t>
      </w:r>
      <w:proofErr w:type="spellStart"/>
      <w:r>
        <w:rPr>
          <w:lang w:val="es-ES" w:eastAsia="en-GB"/>
        </w:rPr>
        <w:t>objectiu</w:t>
      </w:r>
      <w:proofErr w:type="spellEnd"/>
      <w:r>
        <w:rPr>
          <w:lang w:val="es-ES" w:eastAsia="en-GB"/>
        </w:rPr>
        <w:t xml:space="preserve"> ágil, </w:t>
      </w:r>
      <w:proofErr w:type="spellStart"/>
      <w:r>
        <w:rPr>
          <w:lang w:val="es-ES" w:eastAsia="en-GB"/>
        </w:rPr>
        <w:t>resumit</w:t>
      </w:r>
      <w:proofErr w:type="spellEnd"/>
      <w:r>
        <w:rPr>
          <w:lang w:val="es-ES" w:eastAsia="en-GB"/>
        </w:rPr>
        <w:t xml:space="preserve"> i </w:t>
      </w:r>
      <w:proofErr w:type="spellStart"/>
      <w:r>
        <w:rPr>
          <w:lang w:val="es-ES" w:eastAsia="en-GB"/>
        </w:rPr>
        <w:t>amb</w:t>
      </w:r>
      <w:proofErr w:type="spellEnd"/>
      <w:r>
        <w:rPr>
          <w:lang w:val="es-ES" w:eastAsia="en-GB"/>
        </w:rPr>
        <w:t xml:space="preserve"> la </w:t>
      </w:r>
      <w:proofErr w:type="spellStart"/>
      <w:r>
        <w:rPr>
          <w:lang w:val="es-ES" w:eastAsia="en-GB"/>
        </w:rPr>
        <w:t>informació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necessària</w:t>
      </w:r>
      <w:proofErr w:type="spellEnd"/>
      <w:r>
        <w:rPr>
          <w:lang w:val="es-ES" w:eastAsia="en-GB"/>
        </w:rPr>
        <w:t xml:space="preserve"> a </w:t>
      </w:r>
      <w:proofErr w:type="spellStart"/>
      <w:r>
        <w:rPr>
          <w:lang w:val="es-ES" w:eastAsia="en-GB"/>
        </w:rPr>
        <w:t>l’abast</w:t>
      </w:r>
      <w:proofErr w:type="spellEnd"/>
      <w:r>
        <w:rPr>
          <w:lang w:val="es-ES" w:eastAsia="en-GB"/>
        </w:rPr>
        <w:t>.</w:t>
      </w:r>
    </w:p>
    <w:p w14:paraId="78E7EB36" w14:textId="77777777" w:rsidR="00617A3C" w:rsidRDefault="00617A3C" w:rsidP="00617A3C">
      <w:pPr>
        <w:ind w:left="720"/>
        <w:jc w:val="both"/>
        <w:rPr>
          <w:lang w:val="es-ES" w:eastAsia="en-GB"/>
        </w:rPr>
      </w:pPr>
    </w:p>
    <w:p w14:paraId="5E2090D6" w14:textId="136EA805" w:rsidR="004F0F97" w:rsidRDefault="00617A3C" w:rsidP="00617A3C">
      <w:pPr>
        <w:ind w:left="720"/>
        <w:jc w:val="both"/>
        <w:rPr>
          <w:lang w:val="es-ES" w:eastAsia="en-GB"/>
        </w:rPr>
      </w:pPr>
      <w:r>
        <w:rPr>
          <w:lang w:val="es-ES" w:eastAsia="en-GB"/>
        </w:rPr>
        <w:lastRenderedPageBreak/>
        <w:t xml:space="preserve">El </w:t>
      </w:r>
      <w:proofErr w:type="spellStart"/>
      <w:r>
        <w:rPr>
          <w:lang w:val="es-ES" w:eastAsia="en-GB"/>
        </w:rPr>
        <w:t>fet</w:t>
      </w:r>
      <w:proofErr w:type="spellEnd"/>
      <w:r>
        <w:rPr>
          <w:lang w:val="es-ES" w:eastAsia="en-GB"/>
        </w:rPr>
        <w:t xml:space="preserve"> de </w:t>
      </w:r>
      <w:proofErr w:type="spellStart"/>
      <w:r>
        <w:rPr>
          <w:lang w:val="es-ES" w:eastAsia="en-GB"/>
        </w:rPr>
        <w:t>tenir</w:t>
      </w:r>
      <w:proofErr w:type="spellEnd"/>
      <w:r>
        <w:rPr>
          <w:lang w:val="es-ES" w:eastAsia="en-GB"/>
        </w:rPr>
        <w:t xml:space="preserve"> en un sol </w:t>
      </w:r>
      <w:proofErr w:type="spellStart"/>
      <w:r>
        <w:rPr>
          <w:lang w:val="es-ES" w:eastAsia="en-GB"/>
        </w:rPr>
        <w:t>fitxer</w:t>
      </w:r>
      <w:proofErr w:type="spellEnd"/>
      <w:r>
        <w:rPr>
          <w:lang w:val="es-ES" w:eastAsia="en-GB"/>
        </w:rPr>
        <w:t xml:space="preserve"> la </w:t>
      </w:r>
      <w:proofErr w:type="spellStart"/>
      <w:r>
        <w:rPr>
          <w:lang w:val="es-ES" w:eastAsia="en-GB"/>
        </w:rPr>
        <w:t>informació</w:t>
      </w:r>
      <w:proofErr w:type="spellEnd"/>
      <w:r>
        <w:rPr>
          <w:lang w:val="es-ES" w:eastAsia="en-GB"/>
        </w:rPr>
        <w:t xml:space="preserve"> de varis </w:t>
      </w:r>
      <w:proofErr w:type="spellStart"/>
      <w:r>
        <w:rPr>
          <w:lang w:val="es-ES" w:eastAsia="en-GB"/>
        </w:rPr>
        <w:t>espectacles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dels</w:t>
      </w:r>
      <w:proofErr w:type="spellEnd"/>
      <w:r>
        <w:rPr>
          <w:lang w:val="es-ES" w:eastAsia="en-GB"/>
        </w:rPr>
        <w:t xml:space="preserve"> que, o </w:t>
      </w:r>
      <w:proofErr w:type="spellStart"/>
      <w:r>
        <w:rPr>
          <w:lang w:val="es-ES" w:eastAsia="en-GB"/>
        </w:rPr>
        <w:t>bé</w:t>
      </w:r>
      <w:proofErr w:type="spellEnd"/>
      <w:r>
        <w:rPr>
          <w:lang w:val="es-ES" w:eastAsia="en-GB"/>
        </w:rPr>
        <w:t xml:space="preserve"> es </w:t>
      </w:r>
      <w:proofErr w:type="spellStart"/>
      <w:r>
        <w:rPr>
          <w:lang w:val="es-ES" w:eastAsia="en-GB"/>
        </w:rPr>
        <w:t>vol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fer</w:t>
      </w:r>
      <w:proofErr w:type="spellEnd"/>
      <w:r>
        <w:rPr>
          <w:lang w:val="es-ES" w:eastAsia="en-GB"/>
        </w:rPr>
        <w:t xml:space="preserve"> un </w:t>
      </w:r>
      <w:proofErr w:type="spellStart"/>
      <w:r>
        <w:rPr>
          <w:lang w:val="es-ES" w:eastAsia="en-GB"/>
        </w:rPr>
        <w:t>ús</w:t>
      </w:r>
      <w:proofErr w:type="spellEnd"/>
      <w:r>
        <w:rPr>
          <w:lang w:val="es-ES" w:eastAsia="en-GB"/>
        </w:rPr>
        <w:t xml:space="preserve"> personal, o </w:t>
      </w:r>
      <w:proofErr w:type="spellStart"/>
      <w:r>
        <w:rPr>
          <w:lang w:val="es-ES" w:eastAsia="en-GB"/>
        </w:rPr>
        <w:t>bé</w:t>
      </w:r>
      <w:proofErr w:type="spellEnd"/>
      <w:r>
        <w:rPr>
          <w:lang w:val="es-ES" w:eastAsia="en-GB"/>
        </w:rPr>
        <w:t xml:space="preserve"> un </w:t>
      </w:r>
      <w:proofErr w:type="spellStart"/>
      <w:r>
        <w:rPr>
          <w:lang w:val="es-ES" w:eastAsia="en-GB"/>
        </w:rPr>
        <w:t>ús</w:t>
      </w:r>
      <w:proofErr w:type="spellEnd"/>
      <w:r>
        <w:rPr>
          <w:lang w:val="es-ES" w:eastAsia="en-GB"/>
        </w:rPr>
        <w:t xml:space="preserve"> de caire empresarial, </w:t>
      </w:r>
      <w:proofErr w:type="spellStart"/>
      <w:r>
        <w:rPr>
          <w:lang w:val="es-ES" w:eastAsia="en-GB"/>
        </w:rPr>
        <w:t>ens</w:t>
      </w:r>
      <w:proofErr w:type="spellEnd"/>
      <w:r>
        <w:rPr>
          <w:lang w:val="es-ES" w:eastAsia="en-GB"/>
        </w:rPr>
        <w:t xml:space="preserve"> fa </w:t>
      </w:r>
      <w:proofErr w:type="spellStart"/>
      <w:r>
        <w:rPr>
          <w:lang w:val="es-ES" w:eastAsia="en-GB"/>
        </w:rPr>
        <w:t>tenir</w:t>
      </w:r>
      <w:proofErr w:type="spellEnd"/>
      <w:r>
        <w:rPr>
          <w:lang w:val="es-ES" w:eastAsia="en-GB"/>
        </w:rPr>
        <w:t xml:space="preserve"> en un sol </w:t>
      </w:r>
      <w:proofErr w:type="spellStart"/>
      <w:r>
        <w:rPr>
          <w:lang w:val="es-ES" w:eastAsia="en-GB"/>
        </w:rPr>
        <w:t>click</w:t>
      </w:r>
      <w:proofErr w:type="spellEnd"/>
      <w:r>
        <w:rPr>
          <w:lang w:val="es-ES" w:eastAsia="en-GB"/>
        </w:rPr>
        <w:t xml:space="preserve"> i </w:t>
      </w:r>
      <w:proofErr w:type="spellStart"/>
      <w:r>
        <w:rPr>
          <w:lang w:val="es-ES" w:eastAsia="en-GB"/>
        </w:rPr>
        <w:t>sobretot</w:t>
      </w:r>
      <w:proofErr w:type="spellEnd"/>
      <w:r>
        <w:rPr>
          <w:lang w:val="es-ES" w:eastAsia="en-GB"/>
        </w:rPr>
        <w:t xml:space="preserve"> un </w:t>
      </w:r>
      <w:proofErr w:type="spellStart"/>
      <w:r>
        <w:rPr>
          <w:lang w:val="es-ES" w:eastAsia="en-GB"/>
        </w:rPr>
        <w:t>estalvi</w:t>
      </w:r>
      <w:proofErr w:type="spellEnd"/>
      <w:r>
        <w:rPr>
          <w:lang w:val="es-ES" w:eastAsia="en-GB"/>
        </w:rPr>
        <w:t xml:space="preserve"> de </w:t>
      </w:r>
      <w:proofErr w:type="spellStart"/>
      <w:r>
        <w:rPr>
          <w:lang w:val="es-ES" w:eastAsia="en-GB"/>
        </w:rPr>
        <w:t>temps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important</w:t>
      </w:r>
      <w:proofErr w:type="spellEnd"/>
      <w:r>
        <w:rPr>
          <w:lang w:val="es-ES" w:eastAsia="en-GB"/>
        </w:rPr>
        <w:t xml:space="preserve"> unes </w:t>
      </w:r>
      <w:proofErr w:type="spellStart"/>
      <w:r>
        <w:rPr>
          <w:lang w:val="es-ES" w:eastAsia="en-GB"/>
        </w:rPr>
        <w:t>dades</w:t>
      </w:r>
      <w:proofErr w:type="spellEnd"/>
      <w:r>
        <w:rPr>
          <w:lang w:val="es-ES" w:eastAsia="en-GB"/>
        </w:rPr>
        <w:t xml:space="preserve"> de les que poder </w:t>
      </w:r>
      <w:proofErr w:type="spellStart"/>
      <w:r>
        <w:rPr>
          <w:lang w:val="es-ES" w:eastAsia="en-GB"/>
        </w:rPr>
        <w:t>fer</w:t>
      </w:r>
      <w:proofErr w:type="spellEnd"/>
      <w:r>
        <w:rPr>
          <w:lang w:val="es-ES" w:eastAsia="en-GB"/>
        </w:rPr>
        <w:t xml:space="preserve"> un </w:t>
      </w:r>
      <w:proofErr w:type="spellStart"/>
      <w:r>
        <w:rPr>
          <w:lang w:val="es-ES" w:eastAsia="en-GB"/>
        </w:rPr>
        <w:t>ús</w:t>
      </w:r>
      <w:proofErr w:type="spellEnd"/>
      <w:r>
        <w:rPr>
          <w:lang w:val="es-ES" w:eastAsia="en-GB"/>
        </w:rPr>
        <w:t xml:space="preserve"> a posteriori.</w:t>
      </w:r>
    </w:p>
    <w:p w14:paraId="3DBC9277" w14:textId="4DFAFE00" w:rsidR="00617A3C" w:rsidRDefault="00617A3C" w:rsidP="004F0F97">
      <w:pPr>
        <w:rPr>
          <w:lang w:val="es-ES" w:eastAsia="en-GB"/>
        </w:rPr>
      </w:pPr>
    </w:p>
    <w:p w14:paraId="47607763" w14:textId="4E61B44F" w:rsidR="00617A3C" w:rsidRDefault="00617A3C" w:rsidP="00617A3C">
      <w:pPr>
        <w:ind w:left="720"/>
        <w:rPr>
          <w:lang w:val="es-ES" w:eastAsia="en-GB"/>
        </w:rPr>
      </w:pPr>
      <w:proofErr w:type="spellStart"/>
      <w:r>
        <w:rPr>
          <w:lang w:val="es-ES" w:eastAsia="en-GB"/>
        </w:rPr>
        <w:t>Per</w:t>
      </w:r>
      <w:proofErr w:type="spellEnd"/>
      <w:r>
        <w:rPr>
          <w:lang w:val="es-ES" w:eastAsia="en-GB"/>
        </w:rPr>
        <w:t xml:space="preserve"> tal de poder decidir en </w:t>
      </w:r>
      <w:proofErr w:type="spellStart"/>
      <w:r>
        <w:rPr>
          <w:lang w:val="es-ES" w:eastAsia="en-GB"/>
        </w:rPr>
        <w:t>qualsevol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dels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àmbits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mencionats</w:t>
      </w:r>
      <w:proofErr w:type="spellEnd"/>
      <w:r>
        <w:rPr>
          <w:lang w:val="es-ES" w:eastAsia="en-GB"/>
        </w:rPr>
        <w:t xml:space="preserve"> (personal o empresarial), i </w:t>
      </w:r>
      <w:proofErr w:type="spellStart"/>
      <w:r>
        <w:rPr>
          <w:lang w:val="es-ES" w:eastAsia="en-GB"/>
        </w:rPr>
        <w:t>tenint</w:t>
      </w:r>
      <w:proofErr w:type="spellEnd"/>
      <w:r>
        <w:rPr>
          <w:lang w:val="es-ES" w:eastAsia="en-GB"/>
        </w:rPr>
        <w:t xml:space="preserve"> en </w:t>
      </w:r>
      <w:proofErr w:type="spellStart"/>
      <w:r>
        <w:rPr>
          <w:lang w:val="es-ES" w:eastAsia="en-GB"/>
        </w:rPr>
        <w:t>compte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l’objectiu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marcat</w:t>
      </w:r>
      <w:proofErr w:type="spellEnd"/>
      <w:r w:rsidR="007577AF">
        <w:rPr>
          <w:lang w:val="es-ES" w:eastAsia="en-GB"/>
        </w:rPr>
        <w:t xml:space="preserve">, </w:t>
      </w:r>
      <w:proofErr w:type="spellStart"/>
      <w:r w:rsidR="007577AF">
        <w:rPr>
          <w:lang w:val="es-ES" w:eastAsia="en-GB"/>
        </w:rPr>
        <w:t>ens</w:t>
      </w:r>
      <w:proofErr w:type="spellEnd"/>
      <w:r w:rsidR="007577AF">
        <w:rPr>
          <w:lang w:val="es-ES" w:eastAsia="en-GB"/>
        </w:rPr>
        <w:t xml:space="preserve"> </w:t>
      </w:r>
      <w:proofErr w:type="spellStart"/>
      <w:r w:rsidR="007577AF">
        <w:rPr>
          <w:lang w:val="es-ES" w:eastAsia="en-GB"/>
        </w:rPr>
        <w:t>podriem</w:t>
      </w:r>
      <w:proofErr w:type="spellEnd"/>
      <w:r w:rsidR="007577AF">
        <w:rPr>
          <w:lang w:val="es-ES" w:eastAsia="en-GB"/>
        </w:rPr>
        <w:t xml:space="preserve"> formular </w:t>
      </w:r>
      <w:r>
        <w:rPr>
          <w:lang w:val="es-ES" w:eastAsia="en-GB"/>
        </w:rPr>
        <w:t xml:space="preserve">les </w:t>
      </w:r>
      <w:proofErr w:type="spellStart"/>
      <w:r>
        <w:rPr>
          <w:lang w:val="es-ES" w:eastAsia="en-GB"/>
        </w:rPr>
        <w:t>següents</w:t>
      </w:r>
      <w:proofErr w:type="spellEnd"/>
      <w:r>
        <w:rPr>
          <w:lang w:val="es-ES" w:eastAsia="en-GB"/>
        </w:rPr>
        <w:t xml:space="preserve"> preguntes</w:t>
      </w:r>
      <w:r w:rsidR="007577AF">
        <w:rPr>
          <w:lang w:val="es-ES" w:eastAsia="en-GB"/>
        </w:rPr>
        <w:t>:</w:t>
      </w:r>
    </w:p>
    <w:p w14:paraId="0BF5C7C3" w14:textId="77777777" w:rsidR="00617A3C" w:rsidRDefault="00617A3C" w:rsidP="004F0F97">
      <w:pPr>
        <w:rPr>
          <w:lang w:val="es-ES" w:eastAsia="en-GB"/>
        </w:rPr>
      </w:pPr>
    </w:p>
    <w:p w14:paraId="0AF7A99C" w14:textId="347863A3" w:rsidR="004F0F97" w:rsidRPr="00504D3C" w:rsidRDefault="007577AF" w:rsidP="00504D3C">
      <w:pPr>
        <w:pStyle w:val="Prrafodelista"/>
        <w:numPr>
          <w:ilvl w:val="0"/>
          <w:numId w:val="32"/>
        </w:numPr>
        <w:rPr>
          <w:lang w:val="es-ES" w:eastAsia="en-GB"/>
        </w:rPr>
      </w:pPr>
      <w:proofErr w:type="spellStart"/>
      <w:r>
        <w:rPr>
          <w:lang w:val="es-ES" w:eastAsia="en-GB"/>
        </w:rPr>
        <w:t>Puc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aconseguir</w:t>
      </w:r>
      <w:proofErr w:type="spellEnd"/>
      <w:r w:rsidR="00F50169" w:rsidRPr="00504D3C">
        <w:rPr>
          <w:lang w:val="es-ES" w:eastAsia="en-GB"/>
        </w:rPr>
        <w:t xml:space="preserve"> tota la </w:t>
      </w:r>
      <w:proofErr w:type="spellStart"/>
      <w:r w:rsidR="00F50169" w:rsidRPr="00504D3C">
        <w:rPr>
          <w:lang w:val="es-ES" w:eastAsia="en-GB"/>
        </w:rPr>
        <w:t>informació</w:t>
      </w:r>
      <w:proofErr w:type="spellEnd"/>
      <w:r w:rsidR="00F50169" w:rsidRPr="00504D3C">
        <w:rPr>
          <w:lang w:val="es-ES" w:eastAsia="en-GB"/>
        </w:rPr>
        <w:t xml:space="preserve"> </w:t>
      </w:r>
      <w:proofErr w:type="spellStart"/>
      <w:r w:rsidR="00F50169" w:rsidRPr="00504D3C">
        <w:rPr>
          <w:lang w:val="es-ES" w:eastAsia="en-GB"/>
        </w:rPr>
        <w:t>d’un</w:t>
      </w:r>
      <w:proofErr w:type="spellEnd"/>
      <w:r w:rsidR="00F50169" w:rsidRPr="00504D3C">
        <w:rPr>
          <w:lang w:val="es-ES" w:eastAsia="en-GB"/>
        </w:rPr>
        <w:t xml:space="preserve"> </w:t>
      </w:r>
      <w:proofErr w:type="spellStart"/>
      <w:r w:rsidR="00F50169" w:rsidRPr="00504D3C">
        <w:rPr>
          <w:lang w:val="es-ES" w:eastAsia="en-GB"/>
        </w:rPr>
        <w:t>espectacle</w:t>
      </w:r>
      <w:proofErr w:type="spellEnd"/>
      <w:r w:rsidR="00F50169" w:rsidRPr="00504D3C">
        <w:rPr>
          <w:lang w:val="es-ES" w:eastAsia="en-GB"/>
        </w:rPr>
        <w:t xml:space="preserve"> </w:t>
      </w:r>
      <w:r>
        <w:rPr>
          <w:lang w:val="es-ES" w:eastAsia="en-GB"/>
        </w:rPr>
        <w:t xml:space="preserve">resumida </w:t>
      </w:r>
      <w:r w:rsidR="00F50169" w:rsidRPr="00504D3C">
        <w:rPr>
          <w:lang w:val="es-ES" w:eastAsia="en-GB"/>
        </w:rPr>
        <w:t xml:space="preserve">per tal de decidir-me en </w:t>
      </w:r>
      <w:proofErr w:type="spellStart"/>
      <w:r w:rsidR="00F50169" w:rsidRPr="00504D3C">
        <w:rPr>
          <w:lang w:val="es-ES" w:eastAsia="en-GB"/>
        </w:rPr>
        <w:t>l’elecció</w:t>
      </w:r>
      <w:proofErr w:type="spellEnd"/>
      <w:r w:rsidR="00F50169" w:rsidRPr="00504D3C">
        <w:rPr>
          <w:lang w:val="es-ES" w:eastAsia="en-GB"/>
        </w:rPr>
        <w:t xml:space="preserve"> </w:t>
      </w:r>
      <w:proofErr w:type="spellStart"/>
      <w:r w:rsidR="00F50169" w:rsidRPr="00504D3C">
        <w:rPr>
          <w:lang w:val="es-ES" w:eastAsia="en-GB"/>
        </w:rPr>
        <w:t>d’un</w:t>
      </w:r>
      <w:proofErr w:type="spellEnd"/>
      <w:r w:rsidR="00F50169" w:rsidRPr="00504D3C">
        <w:rPr>
          <w:lang w:val="es-ES" w:eastAsia="en-GB"/>
        </w:rPr>
        <w:t xml:space="preserve"> día per asistir-hi ?</w:t>
      </w:r>
    </w:p>
    <w:p w14:paraId="318D07AA" w14:textId="2A71B511" w:rsidR="00F50169" w:rsidRDefault="00504D3C" w:rsidP="00504D3C">
      <w:pPr>
        <w:pStyle w:val="Prrafodelista"/>
        <w:numPr>
          <w:ilvl w:val="0"/>
          <w:numId w:val="32"/>
        </w:numPr>
        <w:rPr>
          <w:lang w:val="es-ES" w:eastAsia="en-GB"/>
        </w:rPr>
      </w:pPr>
      <w:proofErr w:type="spellStart"/>
      <w:r w:rsidRPr="00504D3C">
        <w:rPr>
          <w:lang w:val="es-ES" w:eastAsia="en-GB"/>
        </w:rPr>
        <w:t>Puc</w:t>
      </w:r>
      <w:proofErr w:type="spellEnd"/>
      <w:r w:rsidRPr="00504D3C">
        <w:rPr>
          <w:lang w:val="es-ES" w:eastAsia="en-GB"/>
        </w:rPr>
        <w:t xml:space="preserve"> </w:t>
      </w:r>
      <w:r w:rsidR="007577AF">
        <w:rPr>
          <w:lang w:val="es-ES" w:eastAsia="en-GB"/>
        </w:rPr>
        <w:t>detallar</w:t>
      </w:r>
      <w:r w:rsidRPr="00504D3C">
        <w:rPr>
          <w:lang w:val="es-ES" w:eastAsia="en-GB"/>
        </w:rPr>
        <w:t xml:space="preserve"> </w:t>
      </w:r>
      <w:proofErr w:type="spellStart"/>
      <w:r w:rsidRPr="00504D3C">
        <w:rPr>
          <w:lang w:val="es-ES" w:eastAsia="en-GB"/>
        </w:rPr>
        <w:t>els</w:t>
      </w:r>
      <w:proofErr w:type="spellEnd"/>
      <w:r w:rsidRPr="00504D3C">
        <w:rPr>
          <w:lang w:val="es-ES" w:eastAsia="en-GB"/>
        </w:rPr>
        <w:t xml:space="preserve"> </w:t>
      </w:r>
      <w:proofErr w:type="spellStart"/>
      <w:r w:rsidRPr="00504D3C">
        <w:rPr>
          <w:lang w:val="es-ES" w:eastAsia="en-GB"/>
        </w:rPr>
        <w:t>preus</w:t>
      </w:r>
      <w:proofErr w:type="spellEnd"/>
      <w:r w:rsidRPr="00504D3C">
        <w:rPr>
          <w:lang w:val="es-ES" w:eastAsia="en-GB"/>
        </w:rPr>
        <w:t xml:space="preserve"> </w:t>
      </w:r>
      <w:proofErr w:type="spellStart"/>
      <w:r w:rsidRPr="00504D3C">
        <w:rPr>
          <w:lang w:val="es-ES" w:eastAsia="en-GB"/>
        </w:rPr>
        <w:t>dels</w:t>
      </w:r>
      <w:proofErr w:type="spellEnd"/>
      <w:r w:rsidRPr="00504D3C">
        <w:rPr>
          <w:lang w:val="es-ES" w:eastAsia="en-GB"/>
        </w:rPr>
        <w:t xml:space="preserve"> </w:t>
      </w:r>
      <w:proofErr w:type="spellStart"/>
      <w:r w:rsidRPr="00504D3C">
        <w:rPr>
          <w:lang w:val="es-ES" w:eastAsia="en-GB"/>
        </w:rPr>
        <w:t>espectacles</w:t>
      </w:r>
      <w:proofErr w:type="spellEnd"/>
      <w:r w:rsidRPr="00504D3C">
        <w:rPr>
          <w:lang w:val="es-ES" w:eastAsia="en-GB"/>
        </w:rPr>
        <w:t xml:space="preserve"> de totes les </w:t>
      </w:r>
      <w:proofErr w:type="spellStart"/>
      <w:r w:rsidRPr="00504D3C">
        <w:rPr>
          <w:lang w:val="es-ES" w:eastAsia="en-GB"/>
        </w:rPr>
        <w:t>zones</w:t>
      </w:r>
      <w:proofErr w:type="spellEnd"/>
      <w:r w:rsidRPr="00504D3C">
        <w:rPr>
          <w:lang w:val="es-ES" w:eastAsia="en-GB"/>
        </w:rPr>
        <w:t xml:space="preserve"> i </w:t>
      </w:r>
      <w:r w:rsidR="007577AF">
        <w:rPr>
          <w:lang w:val="es-ES" w:eastAsia="en-GB"/>
        </w:rPr>
        <w:t xml:space="preserve">de </w:t>
      </w:r>
      <w:r w:rsidRPr="00504D3C">
        <w:rPr>
          <w:lang w:val="es-ES" w:eastAsia="en-GB"/>
        </w:rPr>
        <w:t xml:space="preserve">totes les </w:t>
      </w:r>
      <w:proofErr w:type="spellStart"/>
      <w:r w:rsidRPr="00504D3C">
        <w:rPr>
          <w:lang w:val="es-ES" w:eastAsia="en-GB"/>
        </w:rPr>
        <w:t>sessions</w:t>
      </w:r>
      <w:proofErr w:type="spellEnd"/>
      <w:r w:rsidRPr="00504D3C">
        <w:rPr>
          <w:lang w:val="es-ES" w:eastAsia="en-GB"/>
        </w:rPr>
        <w:t xml:space="preserve"> </w:t>
      </w:r>
      <w:proofErr w:type="spellStart"/>
      <w:r w:rsidRPr="00504D3C">
        <w:rPr>
          <w:lang w:val="es-ES" w:eastAsia="en-GB"/>
        </w:rPr>
        <w:t>programades</w:t>
      </w:r>
      <w:proofErr w:type="spellEnd"/>
      <w:r w:rsidRPr="00504D3C">
        <w:rPr>
          <w:lang w:val="es-ES" w:eastAsia="en-GB"/>
        </w:rPr>
        <w:t xml:space="preserve"> ?</w:t>
      </w:r>
    </w:p>
    <w:p w14:paraId="44D6419A" w14:textId="6E060F29" w:rsidR="00634D85" w:rsidRDefault="00634D85" w:rsidP="00504D3C">
      <w:pPr>
        <w:pStyle w:val="Prrafodelista"/>
        <w:numPr>
          <w:ilvl w:val="0"/>
          <w:numId w:val="32"/>
        </w:numPr>
        <w:rPr>
          <w:lang w:val="es-ES" w:eastAsia="en-GB"/>
        </w:rPr>
      </w:pPr>
      <w:proofErr w:type="spellStart"/>
      <w:r>
        <w:rPr>
          <w:lang w:val="es-ES" w:eastAsia="en-GB"/>
        </w:rPr>
        <w:t>Puc</w:t>
      </w:r>
      <w:proofErr w:type="spellEnd"/>
      <w:r>
        <w:rPr>
          <w:lang w:val="es-ES" w:eastAsia="en-GB"/>
        </w:rPr>
        <w:t xml:space="preserve"> saber si </w:t>
      </w:r>
      <w:proofErr w:type="spellStart"/>
      <w:r>
        <w:rPr>
          <w:lang w:val="es-ES" w:eastAsia="en-GB"/>
        </w:rPr>
        <w:t>s’han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actualitzat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els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preus</w:t>
      </w:r>
      <w:proofErr w:type="spellEnd"/>
      <w:r>
        <w:rPr>
          <w:lang w:val="es-ES" w:eastAsia="en-GB"/>
        </w:rPr>
        <w:t xml:space="preserve"> respecte a una </w:t>
      </w:r>
      <w:proofErr w:type="spellStart"/>
      <w:r>
        <w:rPr>
          <w:lang w:val="es-ES" w:eastAsia="en-GB"/>
        </w:rPr>
        <w:t>extracció</w:t>
      </w:r>
      <w:proofErr w:type="spellEnd"/>
      <w:r>
        <w:rPr>
          <w:lang w:val="es-ES" w:eastAsia="en-GB"/>
        </w:rPr>
        <w:t xml:space="preserve"> anterior ?</w:t>
      </w:r>
    </w:p>
    <w:p w14:paraId="79807C4C" w14:textId="704174FE" w:rsidR="00617A3C" w:rsidRDefault="00617A3C" w:rsidP="00504D3C">
      <w:pPr>
        <w:pStyle w:val="Prrafodelista"/>
        <w:numPr>
          <w:ilvl w:val="0"/>
          <w:numId w:val="32"/>
        </w:numPr>
        <w:rPr>
          <w:lang w:val="es-ES" w:eastAsia="en-GB"/>
        </w:rPr>
      </w:pPr>
      <w:proofErr w:type="spellStart"/>
      <w:r>
        <w:rPr>
          <w:lang w:val="es-ES" w:eastAsia="en-GB"/>
        </w:rPr>
        <w:t>Puc</w:t>
      </w:r>
      <w:proofErr w:type="spellEnd"/>
      <w:r>
        <w:rPr>
          <w:lang w:val="es-ES" w:eastAsia="en-GB"/>
        </w:rPr>
        <w:t xml:space="preserve"> comparar la </w:t>
      </w:r>
      <w:proofErr w:type="spellStart"/>
      <w:r>
        <w:rPr>
          <w:lang w:val="es-ES" w:eastAsia="en-GB"/>
        </w:rPr>
        <w:t>informació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dels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espectacles</w:t>
      </w:r>
      <w:proofErr w:type="spellEnd"/>
      <w:r>
        <w:rPr>
          <w:lang w:val="es-ES" w:eastAsia="en-GB"/>
        </w:rPr>
        <w:t xml:space="preserve"> de </w:t>
      </w:r>
      <w:proofErr w:type="spellStart"/>
      <w:r>
        <w:rPr>
          <w:lang w:val="es-ES" w:eastAsia="en-GB"/>
        </w:rPr>
        <w:t>varies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plataformes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amb</w:t>
      </w:r>
      <w:proofErr w:type="spellEnd"/>
      <w:r>
        <w:rPr>
          <w:lang w:val="es-ES" w:eastAsia="en-GB"/>
        </w:rPr>
        <w:t xml:space="preserve"> varis </w:t>
      </w:r>
      <w:proofErr w:type="spellStart"/>
      <w:r>
        <w:rPr>
          <w:lang w:val="es-ES" w:eastAsia="en-GB"/>
        </w:rPr>
        <w:t>fitxers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d’extracció</w:t>
      </w:r>
      <w:proofErr w:type="spellEnd"/>
      <w:r>
        <w:rPr>
          <w:lang w:val="es-ES" w:eastAsia="en-GB"/>
        </w:rPr>
        <w:t xml:space="preserve"> ?</w:t>
      </w:r>
    </w:p>
    <w:p w14:paraId="1A321D1A" w14:textId="1AF03E91" w:rsidR="007577AF" w:rsidRDefault="007577AF" w:rsidP="00504D3C">
      <w:pPr>
        <w:pStyle w:val="Prrafodelista"/>
        <w:numPr>
          <w:ilvl w:val="0"/>
          <w:numId w:val="32"/>
        </w:numPr>
        <w:rPr>
          <w:ins w:id="756" w:author="Jose Antonio Montero" w:date="2020-11-03T23:31:00Z"/>
          <w:lang w:val="es-ES" w:eastAsia="en-GB"/>
        </w:rPr>
      </w:pPr>
      <w:proofErr w:type="spellStart"/>
      <w:r>
        <w:rPr>
          <w:lang w:val="es-ES" w:eastAsia="en-GB"/>
        </w:rPr>
        <w:t>Puc</w:t>
      </w:r>
      <w:proofErr w:type="spellEnd"/>
      <w:r>
        <w:rPr>
          <w:lang w:val="es-ES" w:eastAsia="en-GB"/>
        </w:rPr>
        <w:t xml:space="preserve"> utilizar les </w:t>
      </w:r>
      <w:proofErr w:type="spellStart"/>
      <w:r>
        <w:rPr>
          <w:lang w:val="es-ES" w:eastAsia="en-GB"/>
        </w:rPr>
        <w:t>dades</w:t>
      </w:r>
      <w:proofErr w:type="spellEnd"/>
      <w:r>
        <w:rPr>
          <w:lang w:val="es-ES" w:eastAsia="en-GB"/>
        </w:rPr>
        <w:t xml:space="preserve"> </w:t>
      </w:r>
      <w:proofErr w:type="spellStart"/>
      <w:r>
        <w:rPr>
          <w:lang w:val="es-ES" w:eastAsia="en-GB"/>
        </w:rPr>
        <w:t>generades</w:t>
      </w:r>
      <w:proofErr w:type="spellEnd"/>
      <w:r>
        <w:rPr>
          <w:lang w:val="es-ES" w:eastAsia="en-GB"/>
        </w:rPr>
        <w:t xml:space="preserve"> per tal de poder filtrar información </w:t>
      </w:r>
      <w:proofErr w:type="spellStart"/>
      <w:r>
        <w:rPr>
          <w:lang w:val="es-ES" w:eastAsia="en-GB"/>
        </w:rPr>
        <w:t>posteriorment</w:t>
      </w:r>
      <w:proofErr w:type="spellEnd"/>
      <w:r>
        <w:rPr>
          <w:lang w:val="es-ES" w:eastAsia="en-GB"/>
        </w:rPr>
        <w:t xml:space="preserve"> ?</w:t>
      </w:r>
    </w:p>
    <w:p w14:paraId="0D9CF607" w14:textId="048B9653" w:rsidR="00F1642E" w:rsidRPr="00504D3C" w:rsidRDefault="00F1642E" w:rsidP="00504D3C">
      <w:pPr>
        <w:pStyle w:val="Prrafodelista"/>
        <w:numPr>
          <w:ilvl w:val="0"/>
          <w:numId w:val="32"/>
        </w:numPr>
        <w:rPr>
          <w:lang w:val="es-ES" w:eastAsia="en-GB"/>
        </w:rPr>
      </w:pPr>
      <w:ins w:id="757" w:author="Jose Antonio Montero" w:date="2020-11-03T23:31:00Z">
        <w:r>
          <w:rPr>
            <w:lang w:val="es-ES" w:eastAsia="en-GB"/>
          </w:rPr>
          <w:t>¿</w:t>
        </w:r>
        <w:proofErr w:type="spellStart"/>
        <w:r>
          <w:rPr>
            <w:lang w:val="es-ES" w:eastAsia="en-GB"/>
          </w:rPr>
          <w:t>Està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venent</w:t>
        </w:r>
        <w:proofErr w:type="spellEnd"/>
        <w:r>
          <w:rPr>
            <w:lang w:val="es-ES" w:eastAsia="en-GB"/>
          </w:rPr>
          <w:t xml:space="preserve"> la </w:t>
        </w:r>
      </w:ins>
      <w:ins w:id="758" w:author="Jose Antonio Montero" w:date="2020-11-03T23:32:00Z">
        <w:r>
          <w:rPr>
            <w:lang w:val="es-ES" w:eastAsia="en-GB"/>
          </w:rPr>
          <w:t xml:space="preserve">competencia a </w:t>
        </w:r>
        <w:proofErr w:type="spellStart"/>
        <w:r>
          <w:rPr>
            <w:lang w:val="es-ES" w:eastAsia="en-GB"/>
          </w:rPr>
          <w:t>uns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preus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diferents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als</w:t>
        </w:r>
        <w:proofErr w:type="spellEnd"/>
        <w:r>
          <w:rPr>
            <w:lang w:val="es-ES" w:eastAsia="en-GB"/>
          </w:rPr>
          <w:t xml:space="preserve"> que </w:t>
        </w:r>
        <w:proofErr w:type="spellStart"/>
        <w:r>
          <w:rPr>
            <w:lang w:val="es-ES" w:eastAsia="en-GB"/>
          </w:rPr>
          <w:t>jo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estic</w:t>
        </w:r>
        <w:proofErr w:type="spellEnd"/>
        <w:r>
          <w:rPr>
            <w:lang w:val="es-ES" w:eastAsia="en-GB"/>
          </w:rPr>
          <w:t xml:space="preserve"> </w:t>
        </w:r>
        <w:proofErr w:type="spellStart"/>
        <w:r>
          <w:rPr>
            <w:lang w:val="es-ES" w:eastAsia="en-GB"/>
          </w:rPr>
          <w:t>oferint</w:t>
        </w:r>
        <w:proofErr w:type="spellEnd"/>
        <w:r>
          <w:rPr>
            <w:lang w:val="es-ES" w:eastAsia="en-GB"/>
          </w:rPr>
          <w:t xml:space="preserve">? </w:t>
        </w:r>
      </w:ins>
    </w:p>
    <w:p w14:paraId="6C769781" w14:textId="40A60DE8" w:rsidR="002E566C" w:rsidRDefault="002E566C" w:rsidP="00475666">
      <w:pPr>
        <w:pStyle w:val="Emphasis"/>
        <w:rPr>
          <w:lang w:val="ca-ES" w:eastAsia="en-GB"/>
        </w:rPr>
      </w:pPr>
    </w:p>
    <w:p w14:paraId="3D705C37" w14:textId="6417370C" w:rsidR="007577AF" w:rsidDel="00AE6C74" w:rsidRDefault="007577AF" w:rsidP="007577AF">
      <w:pPr>
        <w:pStyle w:val="Emphasis"/>
        <w:ind w:left="720"/>
        <w:rPr>
          <w:del w:id="759" w:author="Jose Antonio Montero" w:date="2020-11-03T23:32:00Z"/>
          <w:lang w:val="ca-ES" w:eastAsia="en-GB"/>
        </w:rPr>
      </w:pPr>
    </w:p>
    <w:p w14:paraId="062AFEBD" w14:textId="69A7BC78" w:rsidR="007577AF" w:rsidDel="00AE6C74" w:rsidRDefault="007577AF" w:rsidP="007577AF">
      <w:pPr>
        <w:pStyle w:val="Emphasis"/>
        <w:ind w:left="720"/>
        <w:rPr>
          <w:del w:id="760" w:author="Jose Antonio Montero" w:date="2020-11-03T23:32:00Z"/>
          <w:lang w:val="ca-ES" w:eastAsia="en-GB"/>
        </w:rPr>
      </w:pPr>
    </w:p>
    <w:p w14:paraId="7121D29C" w14:textId="62F6441F" w:rsidR="00817FA4" w:rsidDel="00AE6C74" w:rsidRDefault="00817FA4" w:rsidP="00475666">
      <w:pPr>
        <w:pStyle w:val="Emphasis"/>
        <w:rPr>
          <w:del w:id="761" w:author="Jose Antonio Montero" w:date="2020-11-03T23:32:00Z"/>
          <w:lang w:val="ca-ES" w:eastAsia="en-GB"/>
        </w:rPr>
      </w:pPr>
    </w:p>
    <w:p w14:paraId="58231AC6" w14:textId="1CA0551F" w:rsidR="00817FA4" w:rsidDel="00AE6C74" w:rsidRDefault="00817FA4" w:rsidP="00475666">
      <w:pPr>
        <w:pStyle w:val="Emphasis"/>
        <w:rPr>
          <w:del w:id="762" w:author="Jose Antonio Montero" w:date="2020-11-03T23:32:00Z"/>
          <w:lang w:val="ca-ES" w:eastAsia="en-GB"/>
        </w:rPr>
      </w:pPr>
    </w:p>
    <w:p w14:paraId="506C0C16" w14:textId="77777777" w:rsidR="00817FA4" w:rsidRPr="004F0F97" w:rsidRDefault="00817FA4" w:rsidP="00475666">
      <w:pPr>
        <w:pStyle w:val="Emphasis"/>
        <w:rPr>
          <w:lang w:val="ca-ES" w:eastAsia="en-GB"/>
        </w:rPr>
      </w:pPr>
    </w:p>
    <w:p w14:paraId="3D25F52B" w14:textId="17B51CE7" w:rsidR="0060098F" w:rsidRDefault="00817FA4" w:rsidP="00CB644A">
      <w:pPr>
        <w:pStyle w:val="Subhead1"/>
        <w:rPr>
          <w:color w:val="0F243E"/>
        </w:rPr>
      </w:pPr>
      <w:bookmarkStart w:id="763" w:name="_Toc53932285"/>
      <w:proofErr w:type="spellStart"/>
      <w:r>
        <w:rPr>
          <w:color w:val="0F243E"/>
        </w:rPr>
        <w:t>Llicencia</w:t>
      </w:r>
      <w:proofErr w:type="spellEnd"/>
      <w:r>
        <w:rPr>
          <w:color w:val="0F243E"/>
        </w:rPr>
        <w:t xml:space="preserve">, </w:t>
      </w:r>
      <w:proofErr w:type="spellStart"/>
      <w:r>
        <w:rPr>
          <w:color w:val="0F243E"/>
        </w:rPr>
        <w:t>codi</w:t>
      </w:r>
      <w:proofErr w:type="spellEnd"/>
      <w:r>
        <w:rPr>
          <w:color w:val="0F243E"/>
        </w:rPr>
        <w:t xml:space="preserve"> i registre del </w:t>
      </w:r>
      <w:proofErr w:type="spellStart"/>
      <w:r>
        <w:rPr>
          <w:color w:val="0F243E"/>
        </w:rPr>
        <w:t>dataset</w:t>
      </w:r>
      <w:bookmarkEnd w:id="763"/>
      <w:proofErr w:type="spellEnd"/>
    </w:p>
    <w:p w14:paraId="743B451D" w14:textId="39A0D4FD" w:rsidR="0060098F" w:rsidRDefault="0060098F" w:rsidP="00441B14">
      <w:pPr>
        <w:pStyle w:val="Emphasis"/>
      </w:pPr>
    </w:p>
    <w:p w14:paraId="47ABE37B" w14:textId="36287747" w:rsidR="009B0E14" w:rsidRPr="00E96996" w:rsidRDefault="009B0E14" w:rsidP="0054794E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76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proofErr w:type="spellStart"/>
      <w:r w:rsidRPr="00E96996">
        <w:rPr>
          <w:rFonts w:cs="Arial"/>
          <w:b/>
          <w:bCs/>
          <w:color w:val="000000"/>
          <w:lang w:val="es-ES"/>
          <w:rPrChange w:id="76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Llicencia</w:t>
      </w:r>
      <w:proofErr w:type="spellEnd"/>
      <w:r w:rsidRPr="00E96996">
        <w:rPr>
          <w:rFonts w:cs="Arial"/>
          <w:b/>
          <w:bCs/>
          <w:color w:val="000000"/>
          <w:lang w:val="es-ES"/>
          <w:rPrChange w:id="76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. Seleccionar una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6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d'aquestes</w:t>
      </w:r>
      <w:proofErr w:type="spellEnd"/>
      <w:r w:rsidRPr="00E96996">
        <w:rPr>
          <w:rFonts w:cs="Arial"/>
          <w:b/>
          <w:bCs/>
          <w:color w:val="000000"/>
          <w:lang w:val="es-ES"/>
          <w:rPrChange w:id="76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6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llicencies</w:t>
      </w:r>
      <w:proofErr w:type="spellEnd"/>
      <w:r w:rsidRPr="00E96996">
        <w:rPr>
          <w:rFonts w:cs="Arial"/>
          <w:b/>
          <w:bCs/>
          <w:color w:val="000000"/>
          <w:lang w:val="es-ES"/>
          <w:rPrChange w:id="77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7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pel</w:t>
      </w:r>
      <w:proofErr w:type="spellEnd"/>
      <w:r w:rsidRPr="00E96996">
        <w:rPr>
          <w:rFonts w:cs="Arial"/>
          <w:b/>
          <w:bCs/>
          <w:color w:val="000000"/>
          <w:lang w:val="es-ES"/>
          <w:rPrChange w:id="77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7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dataset</w:t>
      </w:r>
      <w:proofErr w:type="spellEnd"/>
      <w:r w:rsidRPr="00E96996">
        <w:rPr>
          <w:rFonts w:cs="Arial"/>
          <w:b/>
          <w:bCs/>
          <w:color w:val="000000"/>
          <w:lang w:val="es-ES"/>
          <w:rPrChange w:id="77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7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resultant</w:t>
      </w:r>
      <w:proofErr w:type="spellEnd"/>
      <w:r w:rsidRPr="00E96996">
        <w:rPr>
          <w:rFonts w:cs="Arial"/>
          <w:b/>
          <w:bCs/>
          <w:color w:val="000000"/>
          <w:lang w:val="es-ES"/>
          <w:rPrChange w:id="776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i explicar el</w:t>
      </w:r>
      <w:r w:rsidR="001354D7" w:rsidRPr="00E96996">
        <w:rPr>
          <w:rFonts w:cs="Arial"/>
          <w:b/>
          <w:bCs/>
          <w:color w:val="000000"/>
          <w:lang w:val="es-ES"/>
          <w:rPrChange w:id="77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7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motiu</w:t>
      </w:r>
      <w:proofErr w:type="spellEnd"/>
      <w:r w:rsidRPr="00E96996">
        <w:rPr>
          <w:rFonts w:cs="Arial"/>
          <w:b/>
          <w:bCs/>
          <w:color w:val="000000"/>
          <w:lang w:val="es-ES"/>
          <w:rPrChange w:id="77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de la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8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seva</w:t>
      </w:r>
      <w:proofErr w:type="spellEnd"/>
      <w:r w:rsidRPr="00E96996">
        <w:rPr>
          <w:rFonts w:cs="Arial"/>
          <w:b/>
          <w:bCs/>
          <w:color w:val="000000"/>
          <w:lang w:val="es-ES"/>
          <w:rPrChange w:id="78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82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seleccio</w:t>
      </w:r>
      <w:proofErr w:type="spellEnd"/>
      <w:r w:rsidRPr="00E96996">
        <w:rPr>
          <w:rFonts w:cs="Arial"/>
          <w:b/>
          <w:bCs/>
          <w:color w:val="000000"/>
          <w:lang w:val="es-ES"/>
          <w:rPrChange w:id="783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:</w:t>
      </w:r>
    </w:p>
    <w:p w14:paraId="77178646" w14:textId="5C872D34" w:rsidR="005607F9" w:rsidRPr="00E96996" w:rsidRDefault="005607F9" w:rsidP="002904AD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84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0DAEC6B5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 w:hint="eastAsia"/>
          <w:b/>
          <w:bCs/>
          <w:color w:val="000000"/>
          <w:lang w:val="en-US"/>
        </w:rPr>
        <w:t>○</w:t>
      </w:r>
      <w:r w:rsidRPr="006E11B0">
        <w:rPr>
          <w:rFonts w:cs="Arial"/>
          <w:b/>
          <w:bCs/>
          <w:color w:val="000000"/>
          <w:lang w:val="en-US"/>
        </w:rPr>
        <w:t xml:space="preserve"> Released Under CC0: Public Domain License</w:t>
      </w:r>
    </w:p>
    <w:p w14:paraId="0509CF05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 w:hint="eastAsia"/>
          <w:b/>
          <w:bCs/>
          <w:color w:val="000000"/>
          <w:lang w:val="en-US"/>
        </w:rPr>
        <w:t>○</w:t>
      </w:r>
      <w:r w:rsidRPr="006E11B0">
        <w:rPr>
          <w:rFonts w:cs="Arial"/>
          <w:b/>
          <w:bCs/>
          <w:color w:val="000000"/>
          <w:lang w:val="en-US"/>
        </w:rPr>
        <w:t xml:space="preserve"> Released Under CC BY-NC-SA 4.0 License</w:t>
      </w:r>
    </w:p>
    <w:p w14:paraId="6457AE4F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 w:hint="eastAsia"/>
          <w:b/>
          <w:bCs/>
          <w:color w:val="000000"/>
          <w:lang w:val="en-US"/>
        </w:rPr>
        <w:t>○</w:t>
      </w:r>
      <w:r w:rsidRPr="006E11B0">
        <w:rPr>
          <w:rFonts w:cs="Arial"/>
          <w:b/>
          <w:bCs/>
          <w:color w:val="000000"/>
          <w:lang w:val="en-US"/>
        </w:rPr>
        <w:t xml:space="preserve"> Released Under CC BY-SA 4.0 License</w:t>
      </w:r>
    </w:p>
    <w:p w14:paraId="12C6EF15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 w:hint="eastAsia"/>
          <w:b/>
          <w:bCs/>
          <w:color w:val="000000"/>
          <w:lang w:val="en-US"/>
        </w:rPr>
        <w:t>○</w:t>
      </w:r>
      <w:r w:rsidRPr="006E11B0">
        <w:rPr>
          <w:rFonts w:cs="Arial"/>
          <w:b/>
          <w:bCs/>
          <w:color w:val="000000"/>
          <w:lang w:val="en-US"/>
        </w:rPr>
        <w:t xml:space="preserve"> Database released under Open Database License, individual contents</w:t>
      </w:r>
    </w:p>
    <w:p w14:paraId="74CEBF0F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/>
          <w:b/>
          <w:bCs/>
          <w:color w:val="000000"/>
          <w:lang w:val="en-US"/>
        </w:rPr>
        <w:t>under Database Contents License</w:t>
      </w:r>
    </w:p>
    <w:p w14:paraId="3A8498C3" w14:textId="77777777" w:rsidR="005607F9" w:rsidRPr="006E11B0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 w:rsidRPr="006E11B0">
        <w:rPr>
          <w:rFonts w:cs="Arial" w:hint="eastAsia"/>
          <w:b/>
          <w:bCs/>
          <w:color w:val="000000"/>
          <w:lang w:val="en-US"/>
        </w:rPr>
        <w:t>○</w:t>
      </w:r>
      <w:r w:rsidRPr="006E11B0">
        <w:rPr>
          <w:rFonts w:cs="Arial"/>
          <w:b/>
          <w:bCs/>
          <w:color w:val="000000"/>
          <w:lang w:val="en-US"/>
        </w:rPr>
        <w:t xml:space="preserve"> Other (specified above)</w:t>
      </w:r>
    </w:p>
    <w:p w14:paraId="0BE5437D" w14:textId="77777777" w:rsidR="005607F9" w:rsidRPr="00E96996" w:rsidRDefault="005607F9" w:rsidP="005607F9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s-ES"/>
          <w:rPrChange w:id="785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  <w:r w:rsidRPr="00E96996">
        <w:rPr>
          <w:rFonts w:cs="Arial" w:hint="eastAsia"/>
          <w:b/>
          <w:bCs/>
          <w:color w:val="000000"/>
          <w:lang w:val="es-ES"/>
          <w:rPrChange w:id="786" w:author="Jose Antonio Montero" w:date="2020-11-03T23:20:00Z">
            <w:rPr>
              <w:rFonts w:cs="Arial" w:hint="eastAsia"/>
              <w:b/>
              <w:bCs/>
              <w:color w:val="000000"/>
              <w:lang w:val="en-US"/>
            </w:rPr>
          </w:rPrChange>
        </w:rPr>
        <w:t>○</w:t>
      </w:r>
      <w:r w:rsidRPr="00E96996">
        <w:rPr>
          <w:rFonts w:cs="Arial"/>
          <w:b/>
          <w:bCs/>
          <w:color w:val="000000"/>
          <w:lang w:val="es-ES"/>
          <w:rPrChange w:id="787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88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Unknown</w:t>
      </w:r>
      <w:proofErr w:type="spellEnd"/>
      <w:r w:rsidRPr="00E96996">
        <w:rPr>
          <w:rFonts w:cs="Arial"/>
          <w:b/>
          <w:bCs/>
          <w:color w:val="000000"/>
          <w:lang w:val="es-ES"/>
          <w:rPrChange w:id="789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b/>
          <w:bCs/>
          <w:color w:val="000000"/>
          <w:lang w:val="es-ES"/>
          <w:rPrChange w:id="79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  <w:t>License</w:t>
      </w:r>
      <w:proofErr w:type="spellEnd"/>
    </w:p>
    <w:p w14:paraId="48DE14CF" w14:textId="77777777" w:rsidR="005607F9" w:rsidRPr="00E96996" w:rsidRDefault="005607F9" w:rsidP="002904AD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79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2C7D98E8" w14:textId="491F5AD9" w:rsidR="002904AD" w:rsidRPr="00E96996" w:rsidRDefault="005607F9" w:rsidP="005607F9">
      <w:pPr>
        <w:autoSpaceDE w:val="0"/>
        <w:autoSpaceDN w:val="0"/>
        <w:adjustRightInd w:val="0"/>
        <w:ind w:left="720"/>
        <w:rPr>
          <w:rFonts w:cs="Arial"/>
          <w:color w:val="000000"/>
          <w:lang w:val="es-ES"/>
          <w:rPrChange w:id="792" w:author="Jose Antonio Montero" w:date="2020-11-03T23:20:00Z">
            <w:rPr>
              <w:rFonts w:cs="Arial"/>
              <w:color w:val="000000"/>
              <w:lang w:val="en-US"/>
            </w:rPr>
          </w:rPrChange>
        </w:rPr>
      </w:pPr>
      <w:proofErr w:type="spellStart"/>
      <w:r w:rsidRPr="00E96996">
        <w:rPr>
          <w:rFonts w:cs="Arial"/>
          <w:color w:val="000000"/>
          <w:lang w:val="es-ES"/>
          <w:rPrChange w:id="793" w:author="Jose Antonio Montero" w:date="2020-11-03T23:20:00Z">
            <w:rPr>
              <w:rFonts w:cs="Arial"/>
              <w:color w:val="000000"/>
              <w:lang w:val="en-US"/>
            </w:rPr>
          </w:rPrChange>
        </w:rPr>
        <w:t>Abans</w:t>
      </w:r>
      <w:proofErr w:type="spellEnd"/>
      <w:r w:rsidRPr="00E96996">
        <w:rPr>
          <w:rFonts w:cs="Arial"/>
          <w:color w:val="000000"/>
          <w:lang w:val="es-ES"/>
          <w:rPrChange w:id="79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seleccionar una de les </w:t>
      </w:r>
      <w:proofErr w:type="spellStart"/>
      <w:r w:rsidRPr="00E96996">
        <w:rPr>
          <w:rFonts w:cs="Arial"/>
          <w:color w:val="000000"/>
          <w:lang w:val="es-ES"/>
          <w:rPrChange w:id="795" w:author="Jose Antonio Montero" w:date="2020-11-03T23:20:00Z">
            <w:rPr>
              <w:rFonts w:cs="Arial"/>
              <w:color w:val="000000"/>
              <w:lang w:val="en-US"/>
            </w:rPr>
          </w:rPrChange>
        </w:rPr>
        <w:t>llicències</w:t>
      </w:r>
      <w:proofErr w:type="spellEnd"/>
      <w:r w:rsidRPr="00E96996">
        <w:rPr>
          <w:rFonts w:cs="Arial"/>
          <w:color w:val="000000"/>
          <w:lang w:val="es-ES"/>
          <w:rPrChange w:id="79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797" w:author="Jose Antonio Montero" w:date="2020-11-03T23:20:00Z">
            <w:rPr>
              <w:rFonts w:cs="Arial"/>
              <w:color w:val="000000"/>
              <w:lang w:val="en-US"/>
            </w:rPr>
          </w:rPrChange>
        </w:rPr>
        <w:t>esmentades</w:t>
      </w:r>
      <w:proofErr w:type="spellEnd"/>
      <w:r w:rsidRPr="00E96996">
        <w:rPr>
          <w:rFonts w:cs="Arial"/>
          <w:color w:val="000000"/>
          <w:lang w:val="es-ES"/>
          <w:rPrChange w:id="79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799" w:author="Jose Antonio Montero" w:date="2020-11-03T23:20:00Z">
            <w:rPr>
              <w:rFonts w:cs="Arial"/>
              <w:color w:val="000000"/>
              <w:lang w:val="en-US"/>
            </w:rPr>
          </w:rPrChange>
        </w:rPr>
        <w:t>anteriorment</w:t>
      </w:r>
      <w:proofErr w:type="spellEnd"/>
      <w:r w:rsidRPr="00E96996">
        <w:rPr>
          <w:rFonts w:cs="Arial"/>
          <w:color w:val="000000"/>
          <w:lang w:val="es-ES"/>
          <w:rPrChange w:id="80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</w:t>
      </w:r>
      <w:proofErr w:type="spellStart"/>
      <w:r w:rsidRPr="00E96996">
        <w:rPr>
          <w:rFonts w:cs="Arial"/>
          <w:color w:val="000000"/>
          <w:lang w:val="es-ES"/>
          <w:rPrChange w:id="801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caldria</w:t>
      </w:r>
      <w:proofErr w:type="spellEnd"/>
      <w:r w:rsidRPr="00E96996">
        <w:rPr>
          <w:rFonts w:cs="Arial"/>
          <w:color w:val="000000"/>
          <w:lang w:val="es-ES"/>
          <w:rPrChange w:id="802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detallar </w:t>
      </w:r>
      <w:proofErr w:type="spellStart"/>
      <w:r w:rsidRPr="00E96996">
        <w:rPr>
          <w:rFonts w:cs="Arial"/>
          <w:color w:val="000000"/>
          <w:lang w:val="es-ES"/>
          <w:rPrChange w:id="803" w:author="Jose Antonio Montero" w:date="2020-11-03T23:20:00Z">
            <w:rPr>
              <w:rFonts w:cs="Arial"/>
              <w:color w:val="000000"/>
              <w:lang w:val="en-US"/>
            </w:rPr>
          </w:rPrChange>
        </w:rPr>
        <w:t>bé</w:t>
      </w:r>
      <w:proofErr w:type="spellEnd"/>
      <w:r w:rsidRPr="00E96996">
        <w:rPr>
          <w:rFonts w:cs="Arial"/>
          <w:color w:val="000000"/>
          <w:lang w:val="es-ES"/>
          <w:rPrChange w:id="804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a </w:t>
      </w:r>
      <w:proofErr w:type="spellStart"/>
      <w:r w:rsidRPr="00E96996">
        <w:rPr>
          <w:rFonts w:cs="Arial"/>
          <w:color w:val="000000"/>
          <w:lang w:val="es-ES"/>
          <w:rPrChange w:id="805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què</w:t>
      </w:r>
      <w:proofErr w:type="spellEnd"/>
      <w:r w:rsidRPr="00E96996">
        <w:rPr>
          <w:rFonts w:cs="Arial"/>
          <w:color w:val="000000"/>
          <w:lang w:val="es-ES"/>
          <w:rPrChange w:id="806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807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correspon</w:t>
      </w:r>
      <w:proofErr w:type="spellEnd"/>
      <w:r w:rsidRPr="00E96996">
        <w:rPr>
          <w:rFonts w:cs="Arial"/>
          <w:color w:val="000000"/>
          <w:lang w:val="es-ES"/>
          <w:rPrChange w:id="808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cada </w:t>
      </w:r>
      <w:proofErr w:type="spellStart"/>
      <w:r w:rsidRPr="00E96996">
        <w:rPr>
          <w:rFonts w:cs="Arial"/>
          <w:color w:val="000000"/>
          <w:lang w:val="es-ES"/>
          <w:rPrChange w:id="809" w:author="Jose Antonio Montero" w:date="2020-11-03T23:20:00Z">
            <w:rPr>
              <w:rFonts w:cs="Arial"/>
              <w:color w:val="000000"/>
              <w:lang w:val="en-US"/>
            </w:rPr>
          </w:rPrChange>
        </w:rPr>
        <w:t>llicència</w:t>
      </w:r>
      <w:proofErr w:type="spellEnd"/>
      <w:r w:rsidRPr="00E96996">
        <w:rPr>
          <w:rFonts w:cs="Arial"/>
          <w:color w:val="000000"/>
          <w:lang w:val="es-ES"/>
          <w:rPrChange w:id="810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</w:t>
      </w:r>
      <w:r w:rsidR="0054794E" w:rsidRPr="00E96996">
        <w:rPr>
          <w:rFonts w:cs="Arial"/>
          <w:color w:val="000000"/>
          <w:lang w:val="es-ES"/>
          <w:rPrChange w:id="81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i </w:t>
      </w:r>
      <w:proofErr w:type="spellStart"/>
      <w:r w:rsidRPr="00E96996">
        <w:rPr>
          <w:rFonts w:cs="Arial"/>
          <w:color w:val="000000"/>
          <w:lang w:val="es-ES"/>
          <w:rPrChange w:id="812" w:author="Jose Antonio Montero" w:date="2020-11-03T23:20:00Z">
            <w:rPr>
              <w:rFonts w:cs="Arial"/>
              <w:color w:val="000000"/>
              <w:lang w:val="en-US"/>
            </w:rPr>
          </w:rPrChange>
        </w:rPr>
        <w:t>quines</w:t>
      </w:r>
      <w:proofErr w:type="spellEnd"/>
      <w:r w:rsidRPr="00E96996">
        <w:rPr>
          <w:rFonts w:cs="Arial"/>
          <w:color w:val="000000"/>
          <w:lang w:val="es-ES"/>
          <w:rPrChange w:id="81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Pr="00E96996">
        <w:rPr>
          <w:rFonts w:cs="Arial"/>
          <w:color w:val="000000"/>
          <w:lang w:val="es-ES"/>
          <w:rPrChange w:id="814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característiques</w:t>
      </w:r>
      <w:proofErr w:type="spellEnd"/>
      <w:r w:rsidRPr="00E96996">
        <w:rPr>
          <w:rFonts w:cs="Arial"/>
          <w:color w:val="000000"/>
          <w:lang w:val="es-ES"/>
          <w:rPrChange w:id="81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té </w:t>
      </w:r>
      <w:proofErr w:type="spellStart"/>
      <w:r w:rsidRPr="00E96996">
        <w:rPr>
          <w:rFonts w:cs="Arial"/>
          <w:color w:val="000000"/>
          <w:lang w:val="es-ES"/>
          <w:rPrChange w:id="816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cadascuna</w:t>
      </w:r>
      <w:proofErr w:type="spellEnd"/>
      <w:r w:rsidR="0054794E" w:rsidRPr="00E96996">
        <w:rPr>
          <w:rFonts w:cs="Arial"/>
          <w:color w:val="000000"/>
          <w:lang w:val="es-ES"/>
          <w:rPrChange w:id="81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, </w:t>
      </w:r>
      <w:proofErr w:type="spellStart"/>
      <w:r w:rsidR="0054794E" w:rsidRPr="00E96996">
        <w:rPr>
          <w:rFonts w:cs="Arial"/>
          <w:color w:val="000000"/>
          <w:lang w:val="es-ES"/>
          <w:rPrChange w:id="818" w:author="Jose Antonio Montero" w:date="2020-11-03T23:20:00Z">
            <w:rPr>
              <w:rFonts w:cs="Arial"/>
              <w:color w:val="000000"/>
              <w:lang w:val="en-US"/>
            </w:rPr>
          </w:rPrChange>
        </w:rPr>
        <w:t>així</w:t>
      </w:r>
      <w:proofErr w:type="spellEnd"/>
      <w:r w:rsidR="0054794E" w:rsidRPr="00E96996">
        <w:rPr>
          <w:rFonts w:cs="Arial"/>
          <w:color w:val="000000"/>
          <w:lang w:val="es-ES"/>
          <w:rPrChange w:id="81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que a </w:t>
      </w:r>
      <w:proofErr w:type="spellStart"/>
      <w:r w:rsidR="0054794E" w:rsidRPr="00E96996">
        <w:rPr>
          <w:rFonts w:cs="Arial"/>
          <w:color w:val="000000"/>
          <w:lang w:val="es-ES"/>
          <w:rPrChange w:id="820" w:author="Jose Antonio Montero" w:date="2020-11-03T23:20:00Z">
            <w:rPr>
              <w:rFonts w:cs="Arial"/>
              <w:color w:val="000000"/>
              <w:lang w:val="en-US"/>
            </w:rPr>
          </w:rPrChange>
        </w:rPr>
        <w:t>continuació</w:t>
      </w:r>
      <w:proofErr w:type="spellEnd"/>
      <w:r w:rsidR="0054794E" w:rsidRPr="00E96996">
        <w:rPr>
          <w:rFonts w:cs="Arial"/>
          <w:color w:val="000000"/>
          <w:lang w:val="es-ES"/>
          <w:rPrChange w:id="821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54794E" w:rsidRPr="00E96996">
        <w:rPr>
          <w:rFonts w:cs="Arial"/>
          <w:color w:val="000000"/>
          <w:lang w:val="es-ES"/>
          <w:rPrChange w:id="822" w:author="Jose Antonio Montero" w:date="2020-11-03T23:20:00Z">
            <w:rPr>
              <w:rFonts w:cs="Arial"/>
              <w:color w:val="000000"/>
              <w:lang w:val="en-US"/>
            </w:rPr>
          </w:rPrChange>
        </w:rPr>
        <w:t>exposem</w:t>
      </w:r>
      <w:proofErr w:type="spellEnd"/>
      <w:r w:rsidR="0054794E" w:rsidRPr="00E96996">
        <w:rPr>
          <w:rFonts w:cs="Arial"/>
          <w:color w:val="000000"/>
          <w:lang w:val="es-ES"/>
          <w:rPrChange w:id="823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</w:t>
      </w:r>
      <w:proofErr w:type="spellStart"/>
      <w:r w:rsidR="0054794E" w:rsidRPr="00E96996">
        <w:rPr>
          <w:rFonts w:cs="Arial"/>
          <w:color w:val="000000"/>
          <w:lang w:val="es-ES"/>
          <w:rPrChange w:id="824" w:author="Jose Antonio Montero" w:date="2020-11-03T23:20:00Z">
            <w:rPr>
              <w:rFonts w:cs="Arial"/>
              <w:color w:val="000000"/>
              <w:lang w:val="en-US"/>
            </w:rPr>
          </w:rPrChange>
        </w:rPr>
        <w:t>d’una</w:t>
      </w:r>
      <w:proofErr w:type="spellEnd"/>
      <w:r w:rsidR="0054794E" w:rsidRPr="00E96996">
        <w:rPr>
          <w:rFonts w:cs="Arial"/>
          <w:color w:val="000000"/>
          <w:lang w:val="es-ES"/>
          <w:rPrChange w:id="825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manera resumida les </w:t>
      </w:r>
      <w:proofErr w:type="spellStart"/>
      <w:r w:rsidR="0054794E" w:rsidRPr="00E96996">
        <w:rPr>
          <w:rFonts w:cs="Arial"/>
          <w:color w:val="000000"/>
          <w:lang w:val="es-ES"/>
          <w:rPrChange w:id="826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característiques</w:t>
      </w:r>
      <w:proofErr w:type="spellEnd"/>
      <w:r w:rsidR="0054794E" w:rsidRPr="00E96996">
        <w:rPr>
          <w:rFonts w:cs="Arial"/>
          <w:color w:val="000000"/>
          <w:lang w:val="es-ES"/>
          <w:rPrChange w:id="827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de </w:t>
      </w:r>
      <w:proofErr w:type="spellStart"/>
      <w:r w:rsidR="0054794E" w:rsidRPr="00E96996">
        <w:rPr>
          <w:rFonts w:cs="Arial"/>
          <w:color w:val="000000"/>
          <w:lang w:val="es-ES"/>
          <w:rPrChange w:id="828" w:author="Jose Antonio Montero" w:date="2020-11-03T23:20:00Z">
            <w:rPr>
              <w:rFonts w:cs="Arial"/>
              <w:color w:val="000000"/>
              <w:lang w:val="en-US"/>
            </w:rPr>
          </w:rPrChange>
        </w:rPr>
        <w:t>cadascuna</w:t>
      </w:r>
      <w:proofErr w:type="spellEnd"/>
      <w:r w:rsidRPr="00E96996">
        <w:rPr>
          <w:rFonts w:cs="Arial"/>
          <w:color w:val="000000"/>
          <w:lang w:val="es-ES"/>
          <w:rPrChange w:id="829" w:author="Jose Antonio Montero" w:date="2020-11-03T23:20:00Z">
            <w:rPr>
              <w:rFonts w:cs="Arial"/>
              <w:color w:val="000000"/>
              <w:lang w:val="en-US"/>
            </w:rPr>
          </w:rPrChange>
        </w:rPr>
        <w:t xml:space="preserve"> :</w:t>
      </w:r>
    </w:p>
    <w:p w14:paraId="3868EFFD" w14:textId="2CCB8D9C" w:rsidR="005607F9" w:rsidRPr="00E96996" w:rsidRDefault="005607F9" w:rsidP="002904AD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830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18046534" w14:textId="77777777" w:rsidR="005607F9" w:rsidRPr="00E96996" w:rsidRDefault="005607F9" w:rsidP="002904AD">
      <w:pPr>
        <w:autoSpaceDE w:val="0"/>
        <w:autoSpaceDN w:val="0"/>
        <w:adjustRightInd w:val="0"/>
        <w:rPr>
          <w:rFonts w:cs="Arial"/>
          <w:b/>
          <w:bCs/>
          <w:color w:val="000000"/>
          <w:lang w:val="es-ES"/>
          <w:rPrChange w:id="831" w:author="Jose Antonio Montero" w:date="2020-11-03T23:20:00Z">
            <w:rPr>
              <w:rFonts w:cs="Arial"/>
              <w:b/>
              <w:bCs/>
              <w:color w:val="000000"/>
              <w:lang w:val="en-US"/>
            </w:rPr>
          </w:rPrChange>
        </w:rPr>
      </w:pPr>
    </w:p>
    <w:p w14:paraId="2842B52F" w14:textId="6B57CBA5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t>Released Under CC0: Public Domain License</w:t>
      </w:r>
    </w:p>
    <w:p w14:paraId="207A16F9" w14:textId="77777777" w:rsidR="005607F9" w:rsidRDefault="005607F9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6DD89D25" w14:textId="77777777" w:rsidR="00D00E18" w:rsidRDefault="00D00E18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CDF6EAC" w14:textId="64B0702A" w:rsidR="00CC6DF4" w:rsidRDefault="00AF47E5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3DB05B16" wp14:editId="4A8B7FBE">
            <wp:extent cx="3524250" cy="3609975"/>
            <wp:effectExtent l="0" t="0" r="0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DAC9" w14:textId="6400F4C5" w:rsidR="00CC6DF4" w:rsidRP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sz w:val="16"/>
          <w:szCs w:val="16"/>
          <w:lang w:val="en-US"/>
        </w:rPr>
      </w:pPr>
      <w:r w:rsidRPr="00EA03E0">
        <w:rPr>
          <w:rFonts w:cs="Arial"/>
          <w:b/>
          <w:bCs/>
          <w:color w:val="000000"/>
          <w:sz w:val="16"/>
          <w:szCs w:val="16"/>
          <w:lang w:val="en-US"/>
        </w:rPr>
        <w:t>Font: creativecommons.org</w:t>
      </w:r>
    </w:p>
    <w:p w14:paraId="4E42A1EB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63A86370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48F59970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59CEB208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22D9B33" w14:textId="4BE00909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t>Released Under CC BY-NC-SA 4.0 License</w:t>
      </w:r>
    </w:p>
    <w:p w14:paraId="1F95153D" w14:textId="355C9AE1" w:rsidR="00CC6DF4" w:rsidRDefault="00CC6DF4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14CF1B73" w14:textId="5BED12E3" w:rsidR="00CC6DF4" w:rsidRDefault="00AF47E5" w:rsidP="002904AD">
      <w:pPr>
        <w:autoSpaceDE w:val="0"/>
        <w:autoSpaceDN w:val="0"/>
        <w:adjustRightInd w:val="0"/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1201B60" wp14:editId="6E33FFE6">
            <wp:extent cx="3400425" cy="4591050"/>
            <wp:effectExtent l="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BFA2" w14:textId="77777777" w:rsidR="00EA03E0" w:rsidRPr="00EA03E0" w:rsidRDefault="00EA03E0" w:rsidP="00EA03E0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sz w:val="16"/>
          <w:szCs w:val="16"/>
          <w:lang w:val="en-US"/>
        </w:rPr>
      </w:pPr>
      <w:r w:rsidRPr="00EA03E0">
        <w:rPr>
          <w:rFonts w:cs="Arial"/>
          <w:b/>
          <w:bCs/>
          <w:color w:val="000000"/>
          <w:sz w:val="16"/>
          <w:szCs w:val="16"/>
          <w:lang w:val="en-US"/>
        </w:rPr>
        <w:t>Font: creativecommons.org</w:t>
      </w:r>
    </w:p>
    <w:p w14:paraId="6900FB1F" w14:textId="7B22A310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1CDF8E74" w14:textId="7F197C1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0FBA7964" w14:textId="7FCFAEB1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5D6DB36F" w14:textId="5489A255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F257E21" w14:textId="1C649D5E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5AF5EFC5" w14:textId="27FC437E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13B5F3F8" w14:textId="465D379A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012AE5DE" w14:textId="65C11DBC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C9E95F5" w14:textId="2AEBA315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CDC369F" w14:textId="17282B02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7B06BCDF" w14:textId="4C88AC59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248BD8E" w14:textId="2B9CC7A7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8A42E0E" w14:textId="0D87A781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831C03A" w14:textId="17A84C09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E79BC61" w14:textId="0F3C972E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2806D32" w14:textId="33E9D475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2C88564F" w14:textId="0563EB52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65475B5D" w14:textId="77777777" w:rsidR="001354D7" w:rsidRDefault="001354D7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177DE7B3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56473BB4" w14:textId="77777777" w:rsidR="00EA03E0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4AA7C62C" w14:textId="118D0FF8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lastRenderedPageBreak/>
        <w:t>Released Under CC BY-SA 4.0 License</w:t>
      </w:r>
    </w:p>
    <w:p w14:paraId="710007E9" w14:textId="1F0FC517" w:rsidR="00CC6DF4" w:rsidRDefault="00CC6DF4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0DDE2A77" w14:textId="5A95E4CF" w:rsidR="00CC6DF4" w:rsidRDefault="00AF47E5" w:rsidP="002904AD">
      <w:pPr>
        <w:autoSpaceDE w:val="0"/>
        <w:autoSpaceDN w:val="0"/>
        <w:adjustRightInd w:val="0"/>
        <w:ind w:left="720"/>
        <w:rPr>
          <w:noProof/>
        </w:rPr>
      </w:pPr>
      <w:r>
        <w:rPr>
          <w:noProof/>
        </w:rPr>
        <w:drawing>
          <wp:inline distT="0" distB="0" distL="0" distR="0" wp14:anchorId="6BC1B0E4" wp14:editId="00B92A3C">
            <wp:extent cx="3590925" cy="4391025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C4" w14:textId="17468787" w:rsidR="00EA03E0" w:rsidRDefault="00EA03E0" w:rsidP="002904AD">
      <w:pPr>
        <w:autoSpaceDE w:val="0"/>
        <w:autoSpaceDN w:val="0"/>
        <w:adjustRightInd w:val="0"/>
        <w:ind w:left="720"/>
        <w:rPr>
          <w:noProof/>
        </w:rPr>
      </w:pPr>
    </w:p>
    <w:p w14:paraId="07CA1519" w14:textId="77777777" w:rsidR="00EA03E0" w:rsidRPr="009B0E14" w:rsidRDefault="00EA03E0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0AED7C2E" w14:textId="459214F2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t>Database released under Open Database License, individual content</w:t>
      </w:r>
      <w:r w:rsidR="0054794E">
        <w:rPr>
          <w:rFonts w:cs="Arial"/>
          <w:b/>
          <w:bCs/>
          <w:color w:val="000000"/>
          <w:lang w:val="en-US"/>
        </w:rPr>
        <w:t xml:space="preserve"> </w:t>
      </w:r>
      <w:r w:rsidRPr="0054794E">
        <w:rPr>
          <w:rFonts w:cs="Arial"/>
          <w:b/>
          <w:bCs/>
          <w:color w:val="000000"/>
          <w:lang w:val="en-US"/>
        </w:rPr>
        <w:t>under Database Contents License</w:t>
      </w:r>
    </w:p>
    <w:p w14:paraId="1F0BE0CF" w14:textId="25BC2B8F" w:rsidR="00CC6DF4" w:rsidRDefault="00CC6DF4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396E146A" w14:textId="77777777" w:rsidR="00EA03E0" w:rsidRDefault="00EA03E0" w:rsidP="00EA03E0">
      <w:pPr>
        <w:shd w:val="clear" w:color="auto" w:fill="F4F4F4"/>
        <w:spacing w:after="100" w:afterAutospacing="1"/>
        <w:ind w:left="72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color w:val="2D2D2D"/>
          <w:lang w:val="es-ES" w:eastAsia="es-ES"/>
        </w:rPr>
        <w:t>Estas libre:</w:t>
      </w:r>
    </w:p>
    <w:p w14:paraId="4F12078A" w14:textId="77777777" w:rsidR="00EA03E0" w:rsidRDefault="00EA03E0" w:rsidP="00EA03E0">
      <w:pPr>
        <w:numPr>
          <w:ilvl w:val="0"/>
          <w:numId w:val="29"/>
        </w:numPr>
        <w:shd w:val="clear" w:color="auto" w:fill="F4F4F4"/>
        <w:tabs>
          <w:tab w:val="clear" w:pos="720"/>
          <w:tab w:val="num" w:pos="1440"/>
        </w:tabs>
        <w:spacing w:after="100" w:after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t>Compartir</w:t>
      </w:r>
      <w:r>
        <w:rPr>
          <w:rFonts w:eastAsia="Times New Roman" w:cs="Arial"/>
          <w:color w:val="2D2D2D"/>
          <w:lang w:val="es-ES" w:eastAsia="es-ES"/>
        </w:rPr>
        <w:t> : copiar, distribuir y utilizar la base de datos.</w:t>
      </w:r>
    </w:p>
    <w:p w14:paraId="01B81B98" w14:textId="77777777" w:rsidR="00EA03E0" w:rsidRDefault="00EA03E0" w:rsidP="00EA03E0">
      <w:pPr>
        <w:numPr>
          <w:ilvl w:val="0"/>
          <w:numId w:val="29"/>
        </w:numPr>
        <w:shd w:val="clear" w:color="auto" w:fill="F4F4F4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t>Crear</w:t>
      </w:r>
      <w:r>
        <w:rPr>
          <w:rFonts w:eastAsia="Times New Roman" w:cs="Arial"/>
          <w:color w:val="2D2D2D"/>
          <w:lang w:val="es-ES" w:eastAsia="es-ES"/>
        </w:rPr>
        <w:t> : Producir obras a partir de la base de datos.</w:t>
      </w:r>
    </w:p>
    <w:p w14:paraId="38D12335" w14:textId="4E6419C0" w:rsidR="00EA03E0" w:rsidRDefault="00EA03E0" w:rsidP="00EA03E0">
      <w:pPr>
        <w:numPr>
          <w:ilvl w:val="0"/>
          <w:numId w:val="29"/>
        </w:numPr>
        <w:shd w:val="clear" w:color="auto" w:fill="F4F4F4"/>
        <w:tabs>
          <w:tab w:val="clear" w:pos="720"/>
          <w:tab w:val="num" w:pos="1440"/>
        </w:tabs>
        <w:spacing w:before="100" w:before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t>Adaptar</w:t>
      </w:r>
      <w:r>
        <w:rPr>
          <w:rFonts w:eastAsia="Times New Roman" w:cs="Arial"/>
          <w:color w:val="2D2D2D"/>
          <w:lang w:val="es-ES" w:eastAsia="es-ES"/>
        </w:rPr>
        <w:t> : modificar, transformar y construir sobre la base de datos.</w:t>
      </w:r>
    </w:p>
    <w:p w14:paraId="713CA959" w14:textId="77777777" w:rsidR="00EA03E0" w:rsidRPr="00EA03E0" w:rsidRDefault="00EA03E0" w:rsidP="00EA03E0">
      <w:pPr>
        <w:shd w:val="clear" w:color="auto" w:fill="F4F4F4"/>
        <w:spacing w:before="100" w:beforeAutospacing="1"/>
        <w:ind w:left="1080"/>
        <w:rPr>
          <w:rFonts w:eastAsia="Times New Roman" w:cs="Arial"/>
          <w:color w:val="2D2D2D"/>
          <w:lang w:val="es-ES" w:eastAsia="es-ES"/>
        </w:rPr>
      </w:pPr>
    </w:p>
    <w:p w14:paraId="23C5D8CF" w14:textId="77777777" w:rsidR="00EA03E0" w:rsidRDefault="00EA03E0" w:rsidP="00EA03E0">
      <w:pPr>
        <w:shd w:val="clear" w:color="auto" w:fill="F4F4F4"/>
        <w:spacing w:after="100" w:afterAutospacing="1"/>
        <w:ind w:left="72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color w:val="2D2D2D"/>
          <w:lang w:val="es-ES" w:eastAsia="es-ES"/>
        </w:rPr>
        <w:t>Siempre que usted:</w:t>
      </w:r>
    </w:p>
    <w:p w14:paraId="781B40C8" w14:textId="77777777" w:rsidR="00EA03E0" w:rsidRDefault="00EA03E0" w:rsidP="00EA03E0">
      <w:pPr>
        <w:numPr>
          <w:ilvl w:val="0"/>
          <w:numId w:val="30"/>
        </w:numPr>
        <w:shd w:val="clear" w:color="auto" w:fill="F4F4F4"/>
        <w:tabs>
          <w:tab w:val="clear" w:pos="720"/>
          <w:tab w:val="num" w:pos="1440"/>
        </w:tabs>
        <w:spacing w:after="100" w:after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t>Atributo</w:t>
      </w:r>
      <w:r>
        <w:rPr>
          <w:rFonts w:eastAsia="Times New Roman" w:cs="Arial"/>
          <w:color w:val="2D2D2D"/>
          <w:lang w:val="es-ES" w:eastAsia="es-ES"/>
        </w:rPr>
        <w:t xml:space="preserve"> : Debe atribuir cualquier uso público de la base de datos, o trabajos producidos a partir de la base de datos, de la manera especificada en la </w:t>
      </w:r>
      <w:proofErr w:type="spellStart"/>
      <w:r>
        <w:rPr>
          <w:rFonts w:eastAsia="Times New Roman" w:cs="Arial"/>
          <w:color w:val="2D2D2D"/>
          <w:lang w:val="es-ES" w:eastAsia="es-ES"/>
        </w:rPr>
        <w:t>ODbL</w:t>
      </w:r>
      <w:proofErr w:type="spellEnd"/>
      <w:r>
        <w:rPr>
          <w:rFonts w:eastAsia="Times New Roman" w:cs="Arial"/>
          <w:color w:val="2D2D2D"/>
          <w:lang w:val="es-ES" w:eastAsia="es-ES"/>
        </w:rPr>
        <w:t>. Para cualquier uso o redistribución de la base de datos, o de los trabajos producidos a partir de ella, debe dejar en claro a los demás la licencia de la base de datos y mantener intactos los avisos en la base de datos original.</w:t>
      </w:r>
    </w:p>
    <w:p w14:paraId="489132B7" w14:textId="77777777" w:rsidR="00EA03E0" w:rsidRDefault="00EA03E0" w:rsidP="00EA03E0">
      <w:pPr>
        <w:numPr>
          <w:ilvl w:val="0"/>
          <w:numId w:val="30"/>
        </w:numPr>
        <w:shd w:val="clear" w:color="auto" w:fill="F4F4F4"/>
        <w:tabs>
          <w:tab w:val="clear" w:pos="720"/>
          <w:tab w:val="num" w:pos="1440"/>
        </w:tabs>
        <w:spacing w:before="100" w:beforeAutospacing="1" w:after="100" w:after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lastRenderedPageBreak/>
        <w:t>Share-</w:t>
      </w:r>
      <w:proofErr w:type="spellStart"/>
      <w:r>
        <w:rPr>
          <w:rFonts w:eastAsia="Times New Roman" w:cs="Arial"/>
          <w:i/>
          <w:iCs/>
          <w:color w:val="2D2D2D"/>
          <w:lang w:val="es-ES" w:eastAsia="es-ES"/>
        </w:rPr>
        <w:t>Alike</w:t>
      </w:r>
      <w:proofErr w:type="spellEnd"/>
      <w:r>
        <w:rPr>
          <w:rFonts w:eastAsia="Times New Roman" w:cs="Arial"/>
          <w:color w:val="2D2D2D"/>
          <w:lang w:val="es-ES" w:eastAsia="es-ES"/>
        </w:rPr>
        <w:t xml:space="preserve"> : Si utiliza públicamente cualquier versión adaptada de esta base de datos, o trabajos producidos a partir de una base de datos adaptada, también debe ofrecer esa base de datos adaptada bajo la </w:t>
      </w:r>
      <w:proofErr w:type="spellStart"/>
      <w:r>
        <w:rPr>
          <w:rFonts w:eastAsia="Times New Roman" w:cs="Arial"/>
          <w:color w:val="2D2D2D"/>
          <w:lang w:val="es-ES" w:eastAsia="es-ES"/>
        </w:rPr>
        <w:t>ODbL</w:t>
      </w:r>
      <w:proofErr w:type="spellEnd"/>
      <w:r>
        <w:rPr>
          <w:rFonts w:eastAsia="Times New Roman" w:cs="Arial"/>
          <w:color w:val="2D2D2D"/>
          <w:lang w:val="es-ES" w:eastAsia="es-ES"/>
        </w:rPr>
        <w:t>.</w:t>
      </w:r>
    </w:p>
    <w:p w14:paraId="05536C47" w14:textId="77777777" w:rsidR="00EA03E0" w:rsidRDefault="00EA03E0" w:rsidP="00EA03E0">
      <w:pPr>
        <w:numPr>
          <w:ilvl w:val="0"/>
          <w:numId w:val="30"/>
        </w:numPr>
        <w:shd w:val="clear" w:color="auto" w:fill="F4F4F4"/>
        <w:tabs>
          <w:tab w:val="clear" w:pos="720"/>
          <w:tab w:val="num" w:pos="1440"/>
        </w:tabs>
        <w:spacing w:before="100" w:beforeAutospacing="1"/>
        <w:ind w:left="1440"/>
        <w:rPr>
          <w:rFonts w:eastAsia="Times New Roman" w:cs="Arial"/>
          <w:color w:val="2D2D2D"/>
          <w:lang w:val="es-ES" w:eastAsia="es-ES"/>
        </w:rPr>
      </w:pPr>
      <w:r>
        <w:rPr>
          <w:rFonts w:eastAsia="Times New Roman" w:cs="Arial"/>
          <w:i/>
          <w:iCs/>
          <w:color w:val="2D2D2D"/>
          <w:lang w:val="es-ES" w:eastAsia="es-ES"/>
        </w:rPr>
        <w:t>Mantener abierto</w:t>
      </w:r>
      <w:r>
        <w:rPr>
          <w:rFonts w:eastAsia="Times New Roman" w:cs="Arial"/>
          <w:color w:val="2D2D2D"/>
          <w:lang w:val="es-ES" w:eastAsia="es-ES"/>
        </w:rPr>
        <w:t> : si redistribuye la base de datos, o una versión adaptada de ella, entonces puede usar medidas tecnológicas que restrinjan el trabajo (como DRM) siempre que también redistribuya una versión sin tales medidas.</w:t>
      </w:r>
    </w:p>
    <w:p w14:paraId="6C6D9271" w14:textId="77777777" w:rsidR="00EA03E0" w:rsidRDefault="00EA03E0" w:rsidP="00EA03E0">
      <w:pPr>
        <w:pStyle w:val="Prrafodelista"/>
        <w:autoSpaceDE w:val="0"/>
        <w:autoSpaceDN w:val="0"/>
        <w:adjustRightInd w:val="0"/>
        <w:rPr>
          <w:rFonts w:cs="Arial"/>
          <w:b/>
          <w:bCs/>
          <w:color w:val="000000"/>
          <w:sz w:val="16"/>
          <w:szCs w:val="16"/>
          <w:lang w:val="en-US"/>
        </w:rPr>
      </w:pPr>
      <w:r>
        <w:rPr>
          <w:rFonts w:cs="Arial"/>
          <w:b/>
          <w:bCs/>
          <w:color w:val="000000"/>
          <w:sz w:val="16"/>
          <w:szCs w:val="16"/>
          <w:lang w:val="en-US"/>
        </w:rPr>
        <w:t>Font: Opendatacommons.org</w:t>
      </w:r>
    </w:p>
    <w:p w14:paraId="4297F129" w14:textId="77777777" w:rsidR="00EA03E0" w:rsidRDefault="00EA03E0" w:rsidP="00EA03E0"/>
    <w:p w14:paraId="3EDFD5EE" w14:textId="77777777" w:rsidR="00CC6DF4" w:rsidRPr="009B0E14" w:rsidRDefault="00CC6DF4" w:rsidP="002904AD">
      <w:pPr>
        <w:autoSpaceDE w:val="0"/>
        <w:autoSpaceDN w:val="0"/>
        <w:adjustRightInd w:val="0"/>
        <w:ind w:left="720"/>
        <w:rPr>
          <w:rFonts w:cs="Arial"/>
          <w:b/>
          <w:bCs/>
          <w:color w:val="000000"/>
          <w:lang w:val="en-US"/>
        </w:rPr>
      </w:pPr>
    </w:p>
    <w:p w14:paraId="53C19AF8" w14:textId="2B3AD57C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t>Other (specified above)</w:t>
      </w:r>
    </w:p>
    <w:p w14:paraId="45630704" w14:textId="5675FDB8" w:rsidR="009B0E14" w:rsidRPr="0054794E" w:rsidRDefault="009B0E14" w:rsidP="0054794E">
      <w:pPr>
        <w:pStyle w:val="Prrafodelista"/>
        <w:numPr>
          <w:ilvl w:val="0"/>
          <w:numId w:val="33"/>
        </w:numPr>
        <w:autoSpaceDE w:val="0"/>
        <w:autoSpaceDN w:val="0"/>
        <w:adjustRightInd w:val="0"/>
        <w:rPr>
          <w:rFonts w:cs="Arial"/>
          <w:b/>
          <w:bCs/>
          <w:color w:val="000000"/>
          <w:lang w:val="en-US"/>
        </w:rPr>
      </w:pPr>
      <w:r w:rsidRPr="0054794E">
        <w:rPr>
          <w:rFonts w:cs="Arial"/>
          <w:b/>
          <w:bCs/>
          <w:color w:val="000000"/>
          <w:lang w:val="en-US"/>
        </w:rPr>
        <w:t>Unknown License</w:t>
      </w:r>
    </w:p>
    <w:p w14:paraId="714BE173" w14:textId="0714E953" w:rsidR="009B0E14" w:rsidRDefault="009B0E14" w:rsidP="009B0E14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023A89E9" w14:textId="77777777" w:rsidR="009B0E14" w:rsidRDefault="009B0E14" w:rsidP="009B0E14">
      <w:pPr>
        <w:autoSpaceDE w:val="0"/>
        <w:autoSpaceDN w:val="0"/>
        <w:adjustRightInd w:val="0"/>
        <w:rPr>
          <w:rFonts w:ascii="ArialMT" w:eastAsia="ArialMT" w:hAnsi="Times New Roman" w:cs="ArialMT"/>
          <w:color w:val="000078"/>
          <w:sz w:val="22"/>
          <w:szCs w:val="22"/>
          <w:lang w:eastAsia="ca-ES"/>
        </w:rPr>
      </w:pPr>
    </w:p>
    <w:p w14:paraId="6B483E5E" w14:textId="2E8A3ED9" w:rsidR="00AE6C74" w:rsidRPr="00AE6C74" w:rsidRDefault="00AE6C74">
      <w:pPr>
        <w:autoSpaceDE w:val="0"/>
        <w:autoSpaceDN w:val="0"/>
        <w:adjustRightInd w:val="0"/>
        <w:ind w:firstLine="720"/>
        <w:rPr>
          <w:ins w:id="832" w:author="Jose Antonio Montero" w:date="2020-11-03T23:36:00Z"/>
          <w:rFonts w:cs="Arial"/>
          <w:color w:val="000000"/>
          <w:rPrChange w:id="833" w:author="Jose Antonio Montero" w:date="2020-11-03T23:37:00Z">
            <w:rPr>
              <w:ins w:id="834" w:author="Jose Antonio Montero" w:date="2020-11-03T23:36:00Z"/>
              <w:b/>
              <w:bCs/>
              <w:color w:val="000000"/>
              <w:lang w:val="en-US"/>
            </w:rPr>
          </w:rPrChange>
        </w:rPr>
        <w:pPrChange w:id="835" w:author="Jose Antonio Montero" w:date="2020-11-03T23:36:00Z">
          <w:pPr>
            <w:pStyle w:val="Prrafodelista"/>
            <w:numPr>
              <w:numId w:val="33"/>
            </w:numPr>
            <w:autoSpaceDE w:val="0"/>
            <w:autoSpaceDN w:val="0"/>
            <w:adjustRightInd w:val="0"/>
            <w:ind w:left="1440" w:hanging="360"/>
          </w:pPr>
        </w:pPrChange>
      </w:pPr>
      <w:ins w:id="836" w:author="Jose Antonio Montero" w:date="2020-11-03T23:36:00Z">
        <w:r w:rsidRPr="0023742C">
          <w:rPr>
            <w:rFonts w:cs="Arial"/>
            <w:noProof/>
            <w:lang w:val="es-ES_tradnl" w:eastAsia="en-GB"/>
          </w:rPr>
          <w:t xml:space="preserve">Tenim present les pràctiques conegudes dels revenedors d’entrades optariem per la llicencia de tipus </w:t>
        </w:r>
        <w:r w:rsidRPr="00413F51">
          <w:rPr>
            <w:rFonts w:cs="Arial"/>
            <w:b/>
            <w:bCs/>
            <w:color w:val="000000"/>
            <w:lang w:val="en-US"/>
          </w:rPr>
          <w:t>Released Under CC BY-NC-SA 4.0 License</w:t>
        </w:r>
        <w:r>
          <w:rPr>
            <w:rFonts w:cs="Arial"/>
            <w:b/>
            <w:bCs/>
            <w:color w:val="000000"/>
            <w:lang w:val="en-US"/>
          </w:rPr>
          <w:t xml:space="preserve">, </w:t>
        </w:r>
      </w:ins>
      <w:ins w:id="837" w:author="Jose Antonio Montero" w:date="2020-11-03T23:37:00Z">
        <w:r>
          <w:rPr>
            <w:rFonts w:cs="Arial"/>
            <w:color w:val="000000"/>
            <w:lang w:val="en-US"/>
          </w:rPr>
          <w:t xml:space="preserve">per a </w:t>
        </w:r>
        <w:proofErr w:type="spellStart"/>
        <w:r>
          <w:rPr>
            <w:rFonts w:cs="Arial"/>
            <w:color w:val="000000"/>
            <w:lang w:val="en-US"/>
          </w:rPr>
          <w:t>protegir</w:t>
        </w:r>
        <w:proofErr w:type="spellEnd"/>
        <w:r>
          <w:rPr>
            <w:rFonts w:cs="Arial"/>
            <w:color w:val="000000"/>
            <w:lang w:val="en-US"/>
          </w:rPr>
          <w:t xml:space="preserve"> el </w:t>
        </w:r>
        <w:proofErr w:type="spellStart"/>
        <w:r>
          <w:rPr>
            <w:rFonts w:cs="Arial"/>
            <w:color w:val="000000"/>
            <w:lang w:val="en-US"/>
          </w:rPr>
          <w:t>seu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ús</w:t>
        </w:r>
        <w:proofErr w:type="spellEnd"/>
        <w:r>
          <w:rPr>
            <w:rFonts w:cs="Arial"/>
            <w:color w:val="000000"/>
            <w:lang w:val="en-US"/>
          </w:rPr>
          <w:t xml:space="preserve"> de </w:t>
        </w:r>
        <w:r>
          <w:rPr>
            <w:rFonts w:cs="Arial"/>
            <w:color w:val="000000"/>
          </w:rPr>
          <w:t xml:space="preserve">caràcter comercial </w:t>
        </w:r>
      </w:ins>
      <w:ins w:id="838" w:author="Jose Antonio Montero" w:date="2020-11-03T23:38:00Z">
        <w:r>
          <w:rPr>
            <w:rFonts w:cs="Arial"/>
            <w:color w:val="000000"/>
          </w:rPr>
          <w:t>i restringint el seu ús inicial a caràcter personal.</w:t>
        </w:r>
      </w:ins>
    </w:p>
    <w:p w14:paraId="71A382A0" w14:textId="4D8D9190" w:rsidR="00817FA4" w:rsidRPr="00AE6C74" w:rsidRDefault="00817FA4">
      <w:pPr>
        <w:pStyle w:val="Emphasis"/>
        <w:ind w:left="720"/>
        <w:rPr>
          <w:ins w:id="839" w:author="Jose Antonio Montero" w:date="2020-11-03T23:34:00Z"/>
          <w:rFonts w:ascii="Arial" w:hAnsi="Arial" w:cs="Arial"/>
          <w:noProof/>
          <w:color w:val="auto"/>
          <w:sz w:val="20"/>
          <w:szCs w:val="20"/>
          <w:lang w:val="es-ES_tradnl" w:eastAsia="en-GB"/>
          <w:rPrChange w:id="840" w:author="Jose Antonio Montero" w:date="2020-11-03T23:36:00Z">
            <w:rPr>
              <w:ins w:id="841" w:author="Jose Antonio Montero" w:date="2020-11-03T23:34:00Z"/>
              <w:noProof/>
              <w:lang w:val="es-ES_tradnl" w:eastAsia="en-GB"/>
            </w:rPr>
          </w:rPrChange>
        </w:rPr>
        <w:pPrChange w:id="842" w:author="Jose Antonio Montero" w:date="2020-11-03T23:34:00Z">
          <w:pPr>
            <w:pStyle w:val="Emphasis"/>
          </w:pPr>
        </w:pPrChange>
      </w:pPr>
    </w:p>
    <w:p w14:paraId="489CA8A6" w14:textId="4EC8DEEB" w:rsidR="00AE6C74" w:rsidRDefault="00AE6C74" w:rsidP="001F276E">
      <w:pPr>
        <w:pStyle w:val="Emphasis"/>
        <w:rPr>
          <w:ins w:id="843" w:author="Jose Antonio Montero" w:date="2020-11-03T23:40:00Z"/>
          <w:noProof/>
          <w:lang w:val="es-ES_tradnl" w:eastAsia="en-GB"/>
        </w:rPr>
      </w:pPr>
    </w:p>
    <w:p w14:paraId="0B1CC24E" w14:textId="6956D126" w:rsidR="00AE6C74" w:rsidRDefault="00AE6C74" w:rsidP="001F276E">
      <w:pPr>
        <w:pStyle w:val="Emphasis"/>
        <w:rPr>
          <w:ins w:id="844" w:author="Jose Antonio Montero" w:date="2020-11-03T23:40:00Z"/>
          <w:noProof/>
          <w:lang w:val="es-ES_tradnl" w:eastAsia="en-GB"/>
        </w:rPr>
      </w:pPr>
    </w:p>
    <w:p w14:paraId="42A27C17" w14:textId="554FE839" w:rsidR="00AE6C74" w:rsidRDefault="00AE6C74" w:rsidP="001F276E">
      <w:pPr>
        <w:pStyle w:val="Emphasis"/>
        <w:rPr>
          <w:ins w:id="845" w:author="Jose Antonio Montero" w:date="2020-11-03T23:40:00Z"/>
          <w:noProof/>
          <w:lang w:val="es-ES_tradnl" w:eastAsia="en-GB"/>
        </w:rPr>
      </w:pPr>
    </w:p>
    <w:p w14:paraId="758CC33F" w14:textId="3773C7A5" w:rsidR="00AE6C74" w:rsidRDefault="00AE6C74" w:rsidP="001F276E">
      <w:pPr>
        <w:pStyle w:val="Emphasis"/>
        <w:rPr>
          <w:ins w:id="846" w:author="Jose Antonio Montero" w:date="2020-11-03T23:40:00Z"/>
          <w:noProof/>
          <w:lang w:val="es-ES_tradnl" w:eastAsia="en-GB"/>
        </w:rPr>
      </w:pPr>
    </w:p>
    <w:p w14:paraId="6FBED3B0" w14:textId="39B3373D" w:rsidR="00AE6C74" w:rsidRDefault="00AE6C74" w:rsidP="001F276E">
      <w:pPr>
        <w:pStyle w:val="Emphasis"/>
        <w:rPr>
          <w:ins w:id="847" w:author="Jose Antonio Montero" w:date="2020-11-03T23:40:00Z"/>
          <w:noProof/>
          <w:lang w:val="es-ES_tradnl" w:eastAsia="en-GB"/>
        </w:rPr>
      </w:pPr>
    </w:p>
    <w:p w14:paraId="2B5AF927" w14:textId="0314B902" w:rsidR="00AE6C74" w:rsidRDefault="00AE6C74" w:rsidP="001F276E">
      <w:pPr>
        <w:pStyle w:val="Emphasis"/>
        <w:rPr>
          <w:ins w:id="848" w:author="Jose Antonio Montero" w:date="2020-11-03T23:40:00Z"/>
          <w:noProof/>
          <w:lang w:val="es-ES_tradnl" w:eastAsia="en-GB"/>
        </w:rPr>
      </w:pPr>
    </w:p>
    <w:p w14:paraId="4D0A466F" w14:textId="14CF6C8D" w:rsidR="00AE6C74" w:rsidRDefault="00AE6C74" w:rsidP="001F276E">
      <w:pPr>
        <w:pStyle w:val="Emphasis"/>
        <w:rPr>
          <w:ins w:id="849" w:author="Jose Antonio Montero" w:date="2020-11-03T23:40:00Z"/>
          <w:noProof/>
          <w:lang w:val="es-ES_tradnl" w:eastAsia="en-GB"/>
        </w:rPr>
      </w:pPr>
    </w:p>
    <w:p w14:paraId="74842573" w14:textId="02EC0F23" w:rsidR="00AE6C74" w:rsidRDefault="00AE6C74" w:rsidP="001F276E">
      <w:pPr>
        <w:pStyle w:val="Emphasis"/>
        <w:rPr>
          <w:ins w:id="850" w:author="Jose Antonio Montero" w:date="2020-11-03T23:40:00Z"/>
          <w:noProof/>
          <w:lang w:val="es-ES_tradnl" w:eastAsia="en-GB"/>
        </w:rPr>
      </w:pPr>
    </w:p>
    <w:p w14:paraId="350D68F0" w14:textId="323B9FFE" w:rsidR="00AE6C74" w:rsidRDefault="00AE6C74" w:rsidP="001F276E">
      <w:pPr>
        <w:pStyle w:val="Emphasis"/>
        <w:rPr>
          <w:ins w:id="851" w:author="Jose Antonio Montero" w:date="2020-11-03T23:40:00Z"/>
          <w:noProof/>
          <w:lang w:val="es-ES_tradnl" w:eastAsia="en-GB"/>
        </w:rPr>
      </w:pPr>
    </w:p>
    <w:p w14:paraId="3475AF96" w14:textId="43759BDC" w:rsidR="00AE6C74" w:rsidRDefault="00AE6C74" w:rsidP="001F276E">
      <w:pPr>
        <w:pStyle w:val="Emphasis"/>
        <w:rPr>
          <w:ins w:id="852" w:author="Jose Antonio Montero" w:date="2020-11-03T23:40:00Z"/>
          <w:noProof/>
          <w:lang w:val="es-ES_tradnl" w:eastAsia="en-GB"/>
        </w:rPr>
      </w:pPr>
    </w:p>
    <w:p w14:paraId="11E9118E" w14:textId="58889E3F" w:rsidR="00AE6C74" w:rsidRDefault="00AE6C74" w:rsidP="001F276E">
      <w:pPr>
        <w:pStyle w:val="Emphasis"/>
        <w:rPr>
          <w:ins w:id="853" w:author="Jose Antonio Montero" w:date="2020-11-03T23:40:00Z"/>
          <w:noProof/>
          <w:lang w:val="es-ES_tradnl" w:eastAsia="en-GB"/>
        </w:rPr>
      </w:pPr>
    </w:p>
    <w:p w14:paraId="0C2BBAFF" w14:textId="5A3DEB03" w:rsidR="00AE6C74" w:rsidRDefault="00AE6C74" w:rsidP="001F276E">
      <w:pPr>
        <w:pStyle w:val="Emphasis"/>
        <w:rPr>
          <w:ins w:id="854" w:author="Jose Antonio Montero" w:date="2020-11-03T23:40:00Z"/>
          <w:noProof/>
          <w:lang w:val="es-ES_tradnl" w:eastAsia="en-GB"/>
        </w:rPr>
      </w:pPr>
    </w:p>
    <w:p w14:paraId="146DAE1B" w14:textId="27729D21" w:rsidR="00AE6C74" w:rsidRDefault="00AE6C74" w:rsidP="001F276E">
      <w:pPr>
        <w:pStyle w:val="Emphasis"/>
        <w:rPr>
          <w:ins w:id="855" w:author="Jose Antonio Montero" w:date="2020-11-03T23:40:00Z"/>
          <w:noProof/>
          <w:lang w:val="es-ES_tradnl" w:eastAsia="en-GB"/>
        </w:rPr>
      </w:pPr>
    </w:p>
    <w:p w14:paraId="7302D3B3" w14:textId="74C73091" w:rsidR="00AE6C74" w:rsidRDefault="00AE6C74" w:rsidP="001F276E">
      <w:pPr>
        <w:pStyle w:val="Emphasis"/>
        <w:rPr>
          <w:ins w:id="856" w:author="Jose Antonio Montero" w:date="2020-11-03T23:40:00Z"/>
          <w:noProof/>
          <w:lang w:val="es-ES_tradnl" w:eastAsia="en-GB"/>
        </w:rPr>
      </w:pPr>
    </w:p>
    <w:p w14:paraId="189F2722" w14:textId="579A99BF" w:rsidR="00AE6C74" w:rsidRDefault="00AE6C74" w:rsidP="001F276E">
      <w:pPr>
        <w:pStyle w:val="Emphasis"/>
        <w:rPr>
          <w:ins w:id="857" w:author="Jose Antonio Montero" w:date="2020-11-03T23:40:00Z"/>
          <w:noProof/>
          <w:lang w:val="es-ES_tradnl" w:eastAsia="en-GB"/>
        </w:rPr>
      </w:pPr>
    </w:p>
    <w:p w14:paraId="61091724" w14:textId="48BF1ADD" w:rsidR="00AE6C74" w:rsidRDefault="00AE6C74" w:rsidP="001F276E">
      <w:pPr>
        <w:pStyle w:val="Emphasis"/>
        <w:rPr>
          <w:ins w:id="858" w:author="Jose Antonio Montero" w:date="2020-11-03T23:40:00Z"/>
          <w:noProof/>
          <w:lang w:val="es-ES_tradnl" w:eastAsia="en-GB"/>
        </w:rPr>
      </w:pPr>
    </w:p>
    <w:p w14:paraId="66765EF5" w14:textId="665BA003" w:rsidR="00AE6C74" w:rsidRDefault="00AE6C74" w:rsidP="001F276E">
      <w:pPr>
        <w:pStyle w:val="Emphasis"/>
        <w:rPr>
          <w:ins w:id="859" w:author="Jose Antonio Montero" w:date="2020-11-03T23:40:00Z"/>
          <w:noProof/>
          <w:lang w:val="es-ES_tradnl" w:eastAsia="en-GB"/>
        </w:rPr>
      </w:pPr>
    </w:p>
    <w:p w14:paraId="641678D7" w14:textId="4C471C7D" w:rsidR="00AE6C74" w:rsidRDefault="00AE6C74" w:rsidP="001F276E">
      <w:pPr>
        <w:pStyle w:val="Emphasis"/>
        <w:rPr>
          <w:ins w:id="860" w:author="Jose Antonio Montero" w:date="2020-11-03T23:40:00Z"/>
          <w:noProof/>
          <w:lang w:val="es-ES_tradnl" w:eastAsia="en-GB"/>
        </w:rPr>
      </w:pPr>
    </w:p>
    <w:p w14:paraId="5F1CC2AC" w14:textId="2F20F5B4" w:rsidR="00AE6C74" w:rsidRDefault="00AE6C74" w:rsidP="001F276E">
      <w:pPr>
        <w:pStyle w:val="Emphasis"/>
        <w:rPr>
          <w:ins w:id="861" w:author="Jose Antonio Montero" w:date="2020-11-03T23:40:00Z"/>
          <w:noProof/>
          <w:lang w:val="es-ES_tradnl" w:eastAsia="en-GB"/>
        </w:rPr>
      </w:pPr>
    </w:p>
    <w:p w14:paraId="1E7ECFF6" w14:textId="79189D32" w:rsidR="00AE6C74" w:rsidRDefault="00AE6C74" w:rsidP="001F276E">
      <w:pPr>
        <w:pStyle w:val="Emphasis"/>
        <w:rPr>
          <w:ins w:id="862" w:author="Jose Antonio Montero" w:date="2020-11-03T23:42:00Z"/>
          <w:noProof/>
          <w:lang w:val="es-ES_tradnl" w:eastAsia="en-GB"/>
        </w:rPr>
      </w:pPr>
    </w:p>
    <w:p w14:paraId="405372D6" w14:textId="3AA2E2C5" w:rsidR="00AE6C74" w:rsidRDefault="00AE6C74" w:rsidP="001F276E">
      <w:pPr>
        <w:pStyle w:val="Emphasis"/>
        <w:rPr>
          <w:ins w:id="863" w:author="Jose Antonio Montero" w:date="2020-11-03T23:42:00Z"/>
          <w:noProof/>
          <w:lang w:val="es-ES_tradnl" w:eastAsia="en-GB"/>
        </w:rPr>
      </w:pPr>
    </w:p>
    <w:p w14:paraId="16F69E10" w14:textId="2E97157C" w:rsidR="00AE6C74" w:rsidRDefault="00AE6C74" w:rsidP="00AE6C74">
      <w:pPr>
        <w:pStyle w:val="Subhead1"/>
        <w:rPr>
          <w:ins w:id="864" w:author="Jose Antonio Montero" w:date="2020-11-03T23:42:00Z"/>
        </w:rPr>
      </w:pPr>
      <w:proofErr w:type="spellStart"/>
      <w:ins w:id="865" w:author="Jose Antonio Montero" w:date="2020-11-03T23:42:00Z">
        <w:r>
          <w:t>Implementació</w:t>
        </w:r>
        <w:proofErr w:type="spellEnd"/>
      </w:ins>
    </w:p>
    <w:p w14:paraId="15E2718A" w14:textId="751FFFEC" w:rsidR="00AE6C74" w:rsidRPr="004F4AA1" w:rsidRDefault="00AE6C74" w:rsidP="001F276E">
      <w:pPr>
        <w:pStyle w:val="Emphasis"/>
        <w:rPr>
          <w:ins w:id="866" w:author="Jose Antonio Montero" w:date="2020-11-03T23:42:00Z"/>
          <w:rFonts w:ascii="Arial" w:hAnsi="Arial" w:cs="Arial"/>
          <w:noProof/>
          <w:sz w:val="20"/>
          <w:szCs w:val="20"/>
          <w:lang w:val="es-ES_tradnl" w:eastAsia="en-GB"/>
          <w:rPrChange w:id="867" w:author="Jose Antonio Montero" w:date="2020-11-03T23:43:00Z">
            <w:rPr>
              <w:ins w:id="868" w:author="Jose Antonio Montero" w:date="2020-11-03T23:42:00Z"/>
              <w:noProof/>
              <w:lang w:val="es-ES_tradnl" w:eastAsia="en-GB"/>
            </w:rPr>
          </w:rPrChange>
        </w:rPr>
      </w:pPr>
    </w:p>
    <w:p w14:paraId="29D407B8" w14:textId="3A690CC0" w:rsidR="00AE6C74" w:rsidRDefault="004F4AA1" w:rsidP="001F276E">
      <w:pPr>
        <w:pStyle w:val="Emphasis"/>
        <w:rPr>
          <w:ins w:id="869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  <w:ins w:id="870" w:author="Jose Antonio Montero" w:date="2020-11-03T23:43:00Z"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1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lastRenderedPageBreak/>
          <w:t xml:space="preserve">Hem </w:t>
        </w:r>
        <w:proofErr w:type="spellStart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2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>treballar</w:t>
        </w:r>
        <w:proofErr w:type="spellEnd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3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4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>amb</w:t>
        </w:r>
        <w:proofErr w:type="spellEnd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5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 xml:space="preserve"> el IDE PyCharm per a </w:t>
        </w:r>
        <w:proofErr w:type="spellStart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6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>desenvolupar</w:t>
        </w:r>
        <w:proofErr w:type="spellEnd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7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8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>els</w:t>
        </w:r>
        <w:proofErr w:type="spellEnd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79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proofErr w:type="spellStart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80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>nostres</w:t>
        </w:r>
        <w:proofErr w:type="spellEnd"/>
        <w:r w:rsidRPr="004F4AA1">
          <w:rPr>
            <w:rFonts w:ascii="Arial" w:hAnsi="Arial" w:cs="Arial"/>
            <w:color w:val="000000"/>
            <w:sz w:val="20"/>
            <w:szCs w:val="20"/>
            <w:lang w:val="en-US"/>
            <w:rPrChange w:id="881" w:author="Jose Antonio Montero" w:date="2020-11-03T23:43:00Z">
              <w:rPr>
                <w:rFonts w:cs="Arial"/>
                <w:color w:val="000000"/>
                <w:lang w:val="en-US"/>
              </w:rPr>
            </w:rPrChange>
          </w:rPr>
          <w:t xml:space="preserve"> scripts python.</w:t>
        </w:r>
      </w:ins>
    </w:p>
    <w:p w14:paraId="6B1AF8BD" w14:textId="66EA253C" w:rsidR="004F4AA1" w:rsidRDefault="004F4AA1" w:rsidP="001F276E">
      <w:pPr>
        <w:pStyle w:val="Emphasis"/>
        <w:rPr>
          <w:ins w:id="882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76A20153" w14:textId="77777777" w:rsidR="004F4AA1" w:rsidRDefault="004F4AA1" w:rsidP="004F4AA1">
      <w:pPr>
        <w:autoSpaceDE w:val="0"/>
        <w:autoSpaceDN w:val="0"/>
        <w:adjustRightInd w:val="0"/>
        <w:rPr>
          <w:ins w:id="883" w:author="Jose Antonio Montero" w:date="2020-11-03T23:43:00Z"/>
          <w:rFonts w:cs="Arial"/>
          <w:color w:val="000000"/>
          <w:lang w:val="en-US"/>
        </w:rPr>
      </w:pPr>
      <w:ins w:id="884" w:author="Jose Antonio Montero" w:date="2020-11-03T23:43:00Z">
        <w:r>
          <w:rPr>
            <w:rFonts w:cs="Arial"/>
            <w:color w:val="000000"/>
            <w:lang w:val="en-US"/>
          </w:rPr>
          <w:t xml:space="preserve">El </w:t>
        </w:r>
        <w:proofErr w:type="spellStart"/>
        <w:r>
          <w:rPr>
            <w:rFonts w:cs="Arial"/>
            <w:color w:val="000000"/>
            <w:lang w:val="en-US"/>
          </w:rPr>
          <w:t>codi</w:t>
        </w:r>
        <w:proofErr w:type="spellEnd"/>
        <w:r>
          <w:rPr>
            <w:rFonts w:cs="Arial"/>
            <w:color w:val="000000"/>
            <w:lang w:val="en-US"/>
          </w:rPr>
          <w:t xml:space="preserve"> es </w:t>
        </w:r>
        <w:proofErr w:type="spellStart"/>
        <w:r>
          <w:rPr>
            <w:rFonts w:cs="Arial"/>
            <w:color w:val="000000"/>
            <w:lang w:val="en-US"/>
          </w:rPr>
          <w:t>compossa</w:t>
        </w:r>
        <w:proofErr w:type="spellEnd"/>
        <w:r>
          <w:rPr>
            <w:rFonts w:cs="Arial"/>
            <w:color w:val="000000"/>
            <w:lang w:val="en-US"/>
          </w:rPr>
          <w:t xml:space="preserve"> del </w:t>
        </w:r>
        <w:proofErr w:type="spellStart"/>
        <w:r>
          <w:rPr>
            <w:rFonts w:cs="Arial"/>
            <w:color w:val="000000"/>
            <w:lang w:val="en-US"/>
          </w:rPr>
          <w:t>següents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fitxers</w:t>
        </w:r>
        <w:proofErr w:type="spellEnd"/>
        <w:r>
          <w:rPr>
            <w:rFonts w:cs="Arial"/>
            <w:color w:val="000000"/>
            <w:lang w:val="en-US"/>
          </w:rPr>
          <w:t>:</w:t>
        </w:r>
      </w:ins>
    </w:p>
    <w:p w14:paraId="4019B527" w14:textId="77777777" w:rsidR="004F4AA1" w:rsidRDefault="004F4AA1" w:rsidP="004F4AA1">
      <w:pPr>
        <w:autoSpaceDE w:val="0"/>
        <w:autoSpaceDN w:val="0"/>
        <w:adjustRightInd w:val="0"/>
        <w:rPr>
          <w:ins w:id="885" w:author="Jose Antonio Montero" w:date="2020-11-03T23:43:00Z"/>
          <w:rFonts w:cs="Arial"/>
          <w:color w:val="000000"/>
          <w:lang w:val="en-US"/>
        </w:rPr>
      </w:pPr>
    </w:p>
    <w:p w14:paraId="35477781" w14:textId="5241FC51" w:rsidR="004F4AA1" w:rsidRDefault="004F4AA1" w:rsidP="004F4AA1">
      <w:pPr>
        <w:numPr>
          <w:ilvl w:val="0"/>
          <w:numId w:val="34"/>
        </w:numPr>
        <w:autoSpaceDE w:val="0"/>
        <w:autoSpaceDN w:val="0"/>
        <w:adjustRightInd w:val="0"/>
        <w:rPr>
          <w:ins w:id="886" w:author="Jose Antonio Montero" w:date="2020-11-03T23:43:00Z"/>
          <w:rFonts w:cs="Arial"/>
          <w:color w:val="000000"/>
          <w:lang w:val="en-US"/>
        </w:rPr>
      </w:pPr>
      <w:ins w:id="887" w:author="Jose Antonio Montero" w:date="2020-11-03T23:43:00Z">
        <w:del w:id="888" w:author="MURAT MORA" w:date="2020-11-05T16:20:00Z">
          <w:r w:rsidDel="007503EE">
            <w:rPr>
              <w:rFonts w:cs="Arial"/>
              <w:color w:val="000000"/>
              <w:lang w:val="en-US"/>
            </w:rPr>
            <w:delText>Koobin_</w:delText>
          </w:r>
        </w:del>
        <w:r>
          <w:rPr>
            <w:rFonts w:cs="Arial"/>
            <w:color w:val="000000"/>
            <w:lang w:val="en-US"/>
          </w:rPr>
          <w:t xml:space="preserve">scrapper_functions.py : </w:t>
        </w:r>
      </w:ins>
      <w:proofErr w:type="spellStart"/>
      <w:ins w:id="889" w:author="MURAT MORA" w:date="2020-11-05T16:20:00Z">
        <w:r w:rsidR="007503EE">
          <w:rPr>
            <w:rFonts w:cs="Arial"/>
            <w:color w:val="000000"/>
            <w:lang w:val="en-US"/>
          </w:rPr>
          <w:t>fitxer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de python on </w:t>
        </w:r>
        <w:proofErr w:type="spellStart"/>
        <w:r w:rsidR="007503EE">
          <w:rPr>
            <w:rFonts w:cs="Arial"/>
            <w:color w:val="000000"/>
            <w:lang w:val="en-US"/>
          </w:rPr>
          <w:t>estan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recollides les </w:t>
        </w:r>
        <w:proofErr w:type="spellStart"/>
        <w:r w:rsidR="007503EE">
          <w:rPr>
            <w:rFonts w:cs="Arial"/>
            <w:color w:val="000000"/>
            <w:lang w:val="en-US"/>
          </w:rPr>
          <w:t>funcions</w:t>
        </w:r>
      </w:ins>
      <w:ins w:id="890" w:author="Jose Antonio Montero" w:date="2020-11-03T23:43:00Z">
        <w:del w:id="891" w:author="MURAT MORA" w:date="2020-11-05T16:20:00Z">
          <w:r w:rsidDel="007503EE">
            <w:rPr>
              <w:rFonts w:cs="Arial"/>
              <w:color w:val="000000"/>
              <w:lang w:val="en-US"/>
            </w:rPr>
            <w:delText xml:space="preserve">amb funcions </w:delText>
          </w:r>
        </w:del>
        <w:r>
          <w:rPr>
            <w:rFonts w:cs="Arial"/>
            <w:color w:val="000000"/>
            <w:lang w:val="en-US"/>
          </w:rPr>
          <w:t>per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extrereu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i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parsejar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dades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segons</w:t>
        </w:r>
        <w:proofErr w:type="spellEnd"/>
        <w:r>
          <w:rPr>
            <w:rFonts w:cs="Arial"/>
            <w:color w:val="000000"/>
            <w:lang w:val="en-US"/>
          </w:rPr>
          <w:t xml:space="preserve"> la </w:t>
        </w:r>
        <w:proofErr w:type="spellStart"/>
        <w:r>
          <w:rPr>
            <w:rFonts w:cs="Arial"/>
            <w:color w:val="000000"/>
            <w:lang w:val="en-US"/>
          </w:rPr>
          <w:t>tipologia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d’events</w:t>
        </w:r>
      </w:ins>
      <w:proofErr w:type="spellEnd"/>
      <w:ins w:id="892" w:author="MURAT MORA" w:date="2020-11-05T16:21:00Z">
        <w:r w:rsidR="007503EE">
          <w:rPr>
            <w:rFonts w:cs="Arial"/>
            <w:color w:val="000000"/>
            <w:lang w:val="en-US"/>
          </w:rPr>
          <w:t xml:space="preserve"> de </w:t>
        </w:r>
        <w:proofErr w:type="spellStart"/>
        <w:r w:rsidR="007503EE">
          <w:rPr>
            <w:rFonts w:cs="Arial"/>
            <w:color w:val="000000"/>
            <w:lang w:val="en-US"/>
          </w:rPr>
          <w:t>qualsevol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de les </w:t>
        </w:r>
        <w:proofErr w:type="spellStart"/>
        <w:r w:rsidR="007503EE">
          <w:rPr>
            <w:rFonts w:cs="Arial"/>
            <w:color w:val="000000"/>
            <w:lang w:val="en-US"/>
          </w:rPr>
          <w:t>pàgines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que es </w:t>
        </w:r>
        <w:proofErr w:type="spellStart"/>
        <w:r w:rsidR="007503EE">
          <w:rPr>
            <w:rFonts w:cs="Arial"/>
            <w:color w:val="000000"/>
            <w:lang w:val="en-US"/>
          </w:rPr>
          <w:t>vulgui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</w:t>
        </w:r>
        <w:proofErr w:type="spellStart"/>
        <w:r w:rsidR="007503EE">
          <w:rPr>
            <w:rFonts w:cs="Arial"/>
            <w:color w:val="000000"/>
            <w:lang w:val="en-US"/>
          </w:rPr>
          <w:t>extreure</w:t>
        </w:r>
      </w:ins>
      <w:proofErr w:type="spellEnd"/>
      <w:ins w:id="893" w:author="MURAT MORA" w:date="2020-11-05T16:22:00Z">
        <w:r w:rsidR="007503EE">
          <w:rPr>
            <w:rFonts w:cs="Arial"/>
            <w:color w:val="000000"/>
            <w:lang w:val="en-US"/>
          </w:rPr>
          <w:t xml:space="preserve"> </w:t>
        </w:r>
        <w:proofErr w:type="spellStart"/>
        <w:r w:rsidR="007503EE">
          <w:rPr>
            <w:rFonts w:cs="Arial"/>
            <w:color w:val="000000"/>
            <w:lang w:val="en-US"/>
          </w:rPr>
          <w:t>informació</w:t>
        </w:r>
      </w:ins>
      <w:proofErr w:type="spellEnd"/>
      <w:ins w:id="894" w:author="MURAT MORA" w:date="2020-11-05T16:20:00Z">
        <w:r w:rsidR="007503EE">
          <w:rPr>
            <w:rFonts w:cs="Arial"/>
            <w:color w:val="000000"/>
            <w:lang w:val="en-US"/>
          </w:rPr>
          <w:t xml:space="preserve">. Es fa </w:t>
        </w:r>
        <w:proofErr w:type="spellStart"/>
        <w:r w:rsidR="007503EE">
          <w:rPr>
            <w:rFonts w:cs="Arial"/>
            <w:color w:val="000000"/>
            <w:lang w:val="en-US"/>
          </w:rPr>
          <w:t>crida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</w:t>
        </w:r>
        <w:proofErr w:type="spellStart"/>
        <w:r w:rsidR="007503EE">
          <w:rPr>
            <w:rFonts w:cs="Arial"/>
            <w:color w:val="000000"/>
            <w:lang w:val="en-US"/>
          </w:rPr>
          <w:t>d’aquestes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</w:t>
        </w:r>
      </w:ins>
      <w:proofErr w:type="spellStart"/>
      <w:ins w:id="895" w:author="MURAT MORA" w:date="2020-11-05T16:21:00Z">
        <w:r w:rsidR="007503EE">
          <w:rPr>
            <w:rFonts w:cs="Arial"/>
            <w:color w:val="000000"/>
            <w:lang w:val="en-US"/>
          </w:rPr>
          <w:t>funcions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</w:t>
        </w:r>
        <w:proofErr w:type="spellStart"/>
        <w:r w:rsidR="007503EE">
          <w:rPr>
            <w:rFonts w:cs="Arial"/>
            <w:color w:val="000000"/>
            <w:lang w:val="en-US"/>
          </w:rPr>
          <w:t>desde</w:t>
        </w:r>
        <w:proofErr w:type="spellEnd"/>
        <w:r w:rsidR="007503EE">
          <w:rPr>
            <w:rFonts w:cs="Arial"/>
            <w:color w:val="000000"/>
            <w:lang w:val="en-US"/>
          </w:rPr>
          <w:t xml:space="preserve"> les </w:t>
        </w:r>
      </w:ins>
      <w:proofErr w:type="spellStart"/>
      <w:ins w:id="896" w:author="MURAT MORA" w:date="2020-11-05T16:22:00Z">
        <w:r w:rsidR="007503EE">
          <w:rPr>
            <w:rFonts w:cs="Arial"/>
            <w:color w:val="000000"/>
            <w:lang w:val="en-US"/>
          </w:rPr>
          <w:t>altres</w:t>
        </w:r>
      </w:ins>
      <w:proofErr w:type="spellEnd"/>
      <w:ins w:id="897" w:author="MURAT MORA" w:date="2020-11-05T16:21:00Z">
        <w:r w:rsidR="007503EE">
          <w:rPr>
            <w:rFonts w:cs="Arial"/>
            <w:color w:val="000000"/>
            <w:lang w:val="en-US"/>
          </w:rPr>
          <w:t xml:space="preserve"> </w:t>
        </w:r>
        <w:proofErr w:type="spellStart"/>
        <w:r w:rsidR="007503EE">
          <w:rPr>
            <w:rFonts w:cs="Arial"/>
            <w:color w:val="000000"/>
            <w:lang w:val="en-US"/>
          </w:rPr>
          <w:t>pàgines</w:t>
        </w:r>
      </w:ins>
      <w:proofErr w:type="spellEnd"/>
      <w:ins w:id="898" w:author="MURAT MORA" w:date="2020-11-05T16:22:00Z">
        <w:r w:rsidR="007503EE">
          <w:rPr>
            <w:rFonts w:cs="Arial"/>
            <w:color w:val="000000"/>
            <w:lang w:val="en-US"/>
          </w:rPr>
          <w:t>,</w:t>
        </w:r>
      </w:ins>
    </w:p>
    <w:p w14:paraId="11C05DA4" w14:textId="77777777" w:rsidR="004F4AA1" w:rsidRDefault="004F4AA1" w:rsidP="004F4AA1">
      <w:pPr>
        <w:numPr>
          <w:ilvl w:val="0"/>
          <w:numId w:val="34"/>
        </w:numPr>
        <w:autoSpaceDE w:val="0"/>
        <w:autoSpaceDN w:val="0"/>
        <w:adjustRightInd w:val="0"/>
        <w:rPr>
          <w:ins w:id="899" w:author="Jose Antonio Montero" w:date="2020-11-03T23:43:00Z"/>
          <w:rFonts w:cs="Arial"/>
          <w:color w:val="000000"/>
          <w:lang w:val="en-US"/>
        </w:rPr>
      </w:pPr>
      <w:ins w:id="900" w:author="Jose Antonio Montero" w:date="2020-11-03T23:43:00Z">
        <w:r>
          <w:rPr>
            <w:rFonts w:cs="Arial"/>
            <w:color w:val="000000"/>
            <w:lang w:val="en-US"/>
          </w:rPr>
          <w:t xml:space="preserve">Koobin_scrapper_prices.py : scrapper per a events de </w:t>
        </w:r>
        <w:proofErr w:type="spellStart"/>
        <w:r>
          <w:rPr>
            <w:rFonts w:cs="Arial"/>
            <w:color w:val="000000"/>
            <w:lang w:val="en-US"/>
          </w:rPr>
          <w:t>teatre</w:t>
        </w:r>
        <w:proofErr w:type="spellEnd"/>
        <w:r>
          <w:rPr>
            <w:rFonts w:cs="Arial"/>
            <w:color w:val="000000"/>
            <w:lang w:val="en-US"/>
          </w:rPr>
          <w:t>, opera I basket (</w:t>
        </w:r>
        <w:proofErr w:type="spellStart"/>
        <w:r>
          <w:rPr>
            <w:rFonts w:cs="Arial"/>
            <w:color w:val="000000"/>
            <w:lang w:val="en-US"/>
          </w:rPr>
          <w:t>entorn</w:t>
        </w:r>
        <w:proofErr w:type="spellEnd"/>
        <w:r>
          <w:rPr>
            <w:rFonts w:cs="Arial"/>
            <w:color w:val="000000"/>
            <w:lang w:val="en-US"/>
          </w:rPr>
          <w:t xml:space="preserve"> de test de </w:t>
        </w:r>
        <w:proofErr w:type="spellStart"/>
        <w:r>
          <w:rPr>
            <w:rFonts w:cs="Arial"/>
            <w:color w:val="000000"/>
            <w:lang w:val="en-US"/>
          </w:rPr>
          <w:t>Koobin</w:t>
        </w:r>
        <w:proofErr w:type="spellEnd"/>
        <w:r>
          <w:rPr>
            <w:rFonts w:cs="Arial"/>
            <w:color w:val="000000"/>
            <w:lang w:val="en-US"/>
          </w:rPr>
          <w:t>)</w:t>
        </w:r>
      </w:ins>
    </w:p>
    <w:p w14:paraId="1BD524E3" w14:textId="37CB33F6" w:rsidR="004F4AA1" w:rsidDel="00413F51" w:rsidRDefault="004F4AA1" w:rsidP="004F4AA1">
      <w:pPr>
        <w:numPr>
          <w:ilvl w:val="0"/>
          <w:numId w:val="34"/>
        </w:numPr>
        <w:autoSpaceDE w:val="0"/>
        <w:autoSpaceDN w:val="0"/>
        <w:adjustRightInd w:val="0"/>
        <w:rPr>
          <w:ins w:id="901" w:author="Jose Antonio Montero" w:date="2020-11-03T23:43:00Z"/>
          <w:del w:id="902" w:author="MURAT MORA" w:date="2020-11-05T16:17:00Z"/>
          <w:rFonts w:cs="Arial"/>
          <w:color w:val="000000"/>
          <w:lang w:val="en-US"/>
        </w:rPr>
      </w:pPr>
      <w:ins w:id="903" w:author="Jose Antonio Montero" w:date="2020-11-03T23:43:00Z">
        <w:del w:id="904" w:author="MURAT MORA" w:date="2020-11-05T16:17:00Z">
          <w:r w:rsidDel="00413F51">
            <w:rPr>
              <w:rFonts w:cs="Arial"/>
              <w:color w:val="000000"/>
              <w:lang w:val="en-US"/>
            </w:rPr>
            <w:delText>Koobin_scrapper_noa.py : scrapper per a events de teatre de Koobin</w:delText>
          </w:r>
        </w:del>
      </w:ins>
    </w:p>
    <w:p w14:paraId="5AF4D6CE" w14:textId="3C89965D" w:rsidR="004F4AA1" w:rsidRDefault="004F4AA1" w:rsidP="004F4AA1">
      <w:pPr>
        <w:numPr>
          <w:ilvl w:val="0"/>
          <w:numId w:val="34"/>
        </w:numPr>
        <w:autoSpaceDE w:val="0"/>
        <w:autoSpaceDN w:val="0"/>
        <w:adjustRightInd w:val="0"/>
        <w:rPr>
          <w:ins w:id="905" w:author="Jose Antonio Montero" w:date="2020-11-03T23:44:00Z"/>
          <w:rFonts w:cs="Arial"/>
          <w:color w:val="000000"/>
          <w:lang w:val="en-US"/>
        </w:rPr>
      </w:pPr>
      <w:ins w:id="906" w:author="Jose Antonio Montero" w:date="2020-11-03T23:43:00Z">
        <w:r>
          <w:rPr>
            <w:rFonts w:cs="Arial"/>
            <w:color w:val="000000"/>
            <w:lang w:val="en-US"/>
          </w:rPr>
          <w:t>Janto_scrapper_</w:t>
        </w:r>
        <w:del w:id="907" w:author="MURAT MORA" w:date="2020-11-05T16:17:00Z">
          <w:r w:rsidDel="00413F51">
            <w:rPr>
              <w:rFonts w:cs="Arial"/>
              <w:color w:val="000000"/>
              <w:lang w:val="en-US"/>
            </w:rPr>
            <w:delText>musical_jaula</w:delText>
          </w:r>
        </w:del>
      </w:ins>
      <w:ins w:id="908" w:author="MURAT MORA" w:date="2020-11-05T16:17:00Z">
        <w:r w:rsidR="00413F51">
          <w:rPr>
            <w:rFonts w:cs="Arial"/>
            <w:color w:val="000000"/>
            <w:lang w:val="en-US"/>
          </w:rPr>
          <w:t>prices</w:t>
        </w:r>
      </w:ins>
      <w:ins w:id="909" w:author="Jose Antonio Montero" w:date="2020-11-03T23:43:00Z">
        <w:r>
          <w:rPr>
            <w:rFonts w:cs="Arial"/>
            <w:color w:val="000000"/>
            <w:lang w:val="en-US"/>
          </w:rPr>
          <w:t xml:space="preserve">.py : scrapper per a </w:t>
        </w:r>
        <w:del w:id="910" w:author="MURAT MORA" w:date="2020-11-05T16:18:00Z">
          <w:r w:rsidDel="00413F51">
            <w:rPr>
              <w:rFonts w:cs="Arial"/>
              <w:color w:val="000000"/>
              <w:lang w:val="en-US"/>
            </w:rPr>
            <w:delText>events</w:delText>
          </w:r>
        </w:del>
      </w:ins>
      <w:proofErr w:type="spellStart"/>
      <w:ins w:id="911" w:author="MURAT MORA" w:date="2020-11-05T16:18:00Z">
        <w:r w:rsidR="00413F51">
          <w:rPr>
            <w:rFonts w:cs="Arial"/>
            <w:color w:val="000000"/>
            <w:lang w:val="en-US"/>
          </w:rPr>
          <w:t>esdeveniments</w:t>
        </w:r>
      </w:ins>
      <w:proofErr w:type="spellEnd"/>
      <w:ins w:id="912" w:author="Jose Antonio Montero" w:date="2020-11-03T23:43:00Z">
        <w:r>
          <w:rPr>
            <w:rFonts w:cs="Arial"/>
            <w:color w:val="000000"/>
            <w:lang w:val="en-US"/>
          </w:rPr>
          <w:t xml:space="preserve"> musical</w:t>
        </w:r>
        <w:del w:id="913" w:author="MURAT MORA" w:date="2020-11-05T16:18:00Z">
          <w:r w:rsidDel="00413F51">
            <w:rPr>
              <w:rFonts w:cs="Arial"/>
              <w:color w:val="000000"/>
              <w:lang w:val="en-US"/>
            </w:rPr>
            <w:delText>s</w:delText>
          </w:r>
        </w:del>
      </w:ins>
      <w:ins w:id="914" w:author="MURAT MORA" w:date="2020-11-05T16:18:00Z">
        <w:r w:rsidR="00413F51">
          <w:rPr>
            <w:rFonts w:cs="Arial"/>
            <w:color w:val="000000"/>
            <w:lang w:val="en-US"/>
          </w:rPr>
          <w:t xml:space="preserve">, </w:t>
        </w:r>
        <w:proofErr w:type="spellStart"/>
        <w:r w:rsidR="00413F51">
          <w:rPr>
            <w:rFonts w:cs="Arial"/>
            <w:color w:val="000000"/>
            <w:lang w:val="en-US"/>
          </w:rPr>
          <w:t>Magia</w:t>
        </w:r>
        <w:proofErr w:type="spellEnd"/>
        <w:r w:rsidR="00413F51">
          <w:rPr>
            <w:rFonts w:cs="Arial"/>
            <w:color w:val="000000"/>
            <w:lang w:val="en-US"/>
          </w:rPr>
          <w:t xml:space="preserve"> </w:t>
        </w:r>
        <w:proofErr w:type="spellStart"/>
        <w:r w:rsidR="00413F51">
          <w:rPr>
            <w:rFonts w:cs="Arial"/>
            <w:color w:val="000000"/>
            <w:lang w:val="en-US"/>
          </w:rPr>
          <w:t>i</w:t>
        </w:r>
        <w:proofErr w:type="spellEnd"/>
        <w:r w:rsidR="00413F51">
          <w:rPr>
            <w:rFonts w:cs="Arial"/>
            <w:color w:val="000000"/>
            <w:lang w:val="en-US"/>
          </w:rPr>
          <w:t xml:space="preserve"> Familiar</w:t>
        </w:r>
      </w:ins>
      <w:ins w:id="915" w:author="Jose Antonio Montero" w:date="2020-11-03T23:43:00Z">
        <w:r>
          <w:rPr>
            <w:rFonts w:cs="Arial"/>
            <w:color w:val="000000"/>
            <w:lang w:val="en-US"/>
          </w:rPr>
          <w:t xml:space="preserve"> de Janto</w:t>
        </w:r>
      </w:ins>
    </w:p>
    <w:p w14:paraId="24774BF1" w14:textId="06DACC29" w:rsidR="004F4AA1" w:rsidRDefault="004F4AA1" w:rsidP="004F4AA1">
      <w:pPr>
        <w:numPr>
          <w:ilvl w:val="0"/>
          <w:numId w:val="34"/>
        </w:numPr>
        <w:autoSpaceDE w:val="0"/>
        <w:autoSpaceDN w:val="0"/>
        <w:adjustRightInd w:val="0"/>
        <w:rPr>
          <w:ins w:id="916" w:author="Jose Antonio Montero" w:date="2020-11-03T23:43:00Z"/>
          <w:rFonts w:cs="Arial"/>
          <w:color w:val="000000"/>
          <w:lang w:val="en-US"/>
        </w:rPr>
      </w:pPr>
      <w:ins w:id="917" w:author="Jose Antonio Montero" w:date="2020-11-03T23:44:00Z">
        <w:r>
          <w:rPr>
            <w:rFonts w:cs="Arial"/>
            <w:color w:val="000000"/>
            <w:lang w:val="en-US"/>
          </w:rPr>
          <w:t>Vivaticket_scrapper.py : scrapper per a events de opera d</w:t>
        </w:r>
      </w:ins>
      <w:ins w:id="918" w:author="Jose Antonio Montero" w:date="2020-11-03T23:45:00Z">
        <w:r>
          <w:rPr>
            <w:rFonts w:cs="Arial"/>
            <w:color w:val="000000"/>
            <w:lang w:val="en-US"/>
          </w:rPr>
          <w:t xml:space="preserve">el portal </w:t>
        </w:r>
        <w:proofErr w:type="spellStart"/>
        <w:r>
          <w:rPr>
            <w:rFonts w:cs="Arial"/>
            <w:color w:val="000000"/>
            <w:lang w:val="en-US"/>
          </w:rPr>
          <w:t>italià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Vivaticket</w:t>
        </w:r>
      </w:ins>
      <w:proofErr w:type="spellEnd"/>
    </w:p>
    <w:p w14:paraId="3FA34BDC" w14:textId="77777777" w:rsidR="004F4AA1" w:rsidRDefault="004F4AA1" w:rsidP="001F276E">
      <w:pPr>
        <w:pStyle w:val="Emphasis"/>
        <w:rPr>
          <w:ins w:id="919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4354A2AB" w14:textId="1AA1FC8F" w:rsidR="004F4AA1" w:rsidRDefault="004F4AA1" w:rsidP="004F4AA1">
      <w:pPr>
        <w:autoSpaceDE w:val="0"/>
        <w:autoSpaceDN w:val="0"/>
        <w:adjustRightInd w:val="0"/>
        <w:rPr>
          <w:ins w:id="920" w:author="Jose Antonio Montero" w:date="2020-11-03T23:45:00Z"/>
          <w:rFonts w:cs="Arial"/>
          <w:color w:val="000000"/>
          <w:lang w:val="en-US"/>
        </w:rPr>
      </w:pPr>
      <w:ins w:id="921" w:author="Jose Antonio Montero" w:date="2020-11-03T23:45:00Z">
        <w:r>
          <w:rPr>
            <w:rFonts w:cs="Arial"/>
            <w:color w:val="000000"/>
            <w:lang w:val="en-US"/>
          </w:rPr>
          <w:t xml:space="preserve">Cal </w:t>
        </w:r>
        <w:proofErr w:type="spellStart"/>
        <w:r>
          <w:rPr>
            <w:rFonts w:cs="Arial"/>
            <w:color w:val="000000"/>
            <w:lang w:val="en-US"/>
          </w:rPr>
          <w:t>comentar</w:t>
        </w:r>
        <w:proofErr w:type="spellEnd"/>
        <w:r>
          <w:rPr>
            <w:rFonts w:cs="Arial"/>
            <w:color w:val="000000"/>
            <w:lang w:val="en-US"/>
          </w:rPr>
          <w:t xml:space="preserve"> que </w:t>
        </w:r>
        <w:proofErr w:type="spellStart"/>
        <w:r>
          <w:rPr>
            <w:rFonts w:cs="Arial"/>
            <w:color w:val="000000"/>
            <w:lang w:val="en-US"/>
          </w:rPr>
          <w:t>ens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trobem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amb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diferentes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casuístiques</w:t>
        </w:r>
        <w:proofErr w:type="spellEnd"/>
        <w:r>
          <w:rPr>
            <w:rFonts w:cs="Arial"/>
            <w:color w:val="000000"/>
            <w:lang w:val="en-US"/>
          </w:rPr>
          <w:t xml:space="preserve"> a les </w:t>
        </w:r>
        <w:proofErr w:type="spellStart"/>
        <w:r>
          <w:rPr>
            <w:rFonts w:cs="Arial"/>
            <w:color w:val="000000"/>
            <w:lang w:val="en-US"/>
          </w:rPr>
          <w:t>diferentes</w:t>
        </w:r>
        <w:proofErr w:type="spellEnd"/>
        <w:r>
          <w:rPr>
            <w:rFonts w:cs="Arial"/>
            <w:color w:val="000000"/>
            <w:lang w:val="en-US"/>
          </w:rPr>
          <w:t xml:space="preserve"> web</w:t>
        </w:r>
      </w:ins>
      <w:ins w:id="922" w:author="Jose Antonio Montero" w:date="2020-11-03T23:46:00Z">
        <w:r>
          <w:rPr>
            <w:rFonts w:cs="Arial"/>
            <w:color w:val="000000"/>
            <w:lang w:val="en-US"/>
          </w:rPr>
          <w:t>s</w:t>
        </w:r>
      </w:ins>
      <w:ins w:id="923" w:author="Jose Antonio Montero" w:date="2020-11-03T23:45:00Z">
        <w:r>
          <w:rPr>
            <w:rFonts w:cs="Arial"/>
            <w:color w:val="000000"/>
            <w:lang w:val="en-US"/>
          </w:rPr>
          <w:t xml:space="preserve"> que hem </w:t>
        </w:r>
        <w:proofErr w:type="spellStart"/>
        <w:r>
          <w:rPr>
            <w:rFonts w:cs="Arial"/>
            <w:color w:val="000000"/>
            <w:lang w:val="en-US"/>
          </w:rPr>
          <w:t>volgut</w:t>
        </w:r>
        <w:proofErr w:type="spellEnd"/>
        <w:r>
          <w:rPr>
            <w:rFonts w:cs="Arial"/>
            <w:color w:val="000000"/>
            <w:lang w:val="en-US"/>
          </w:rPr>
          <w:t xml:space="preserve"> fer scraping:</w:t>
        </w:r>
      </w:ins>
    </w:p>
    <w:p w14:paraId="20F1565C" w14:textId="77777777" w:rsidR="004F4AA1" w:rsidRDefault="004F4AA1" w:rsidP="004F4AA1">
      <w:pPr>
        <w:autoSpaceDE w:val="0"/>
        <w:autoSpaceDN w:val="0"/>
        <w:adjustRightInd w:val="0"/>
        <w:rPr>
          <w:ins w:id="924" w:author="Jose Antonio Montero" w:date="2020-11-03T23:45:00Z"/>
          <w:rFonts w:cs="Arial"/>
          <w:color w:val="000000"/>
          <w:lang w:val="en-US"/>
        </w:rPr>
      </w:pPr>
    </w:p>
    <w:p w14:paraId="658AD1E6" w14:textId="3E0CB17D" w:rsidR="004F4AA1" w:rsidRDefault="004F4AA1" w:rsidP="004F4AA1">
      <w:pPr>
        <w:numPr>
          <w:ilvl w:val="0"/>
          <w:numId w:val="35"/>
        </w:numPr>
        <w:autoSpaceDE w:val="0"/>
        <w:autoSpaceDN w:val="0"/>
        <w:adjustRightInd w:val="0"/>
        <w:rPr>
          <w:ins w:id="925" w:author="Jose Antonio Montero" w:date="2020-11-03T23:49:00Z"/>
          <w:rFonts w:cs="Arial"/>
          <w:color w:val="000000"/>
          <w:lang w:val="en-US"/>
        </w:rPr>
      </w:pPr>
      <w:proofErr w:type="spellStart"/>
      <w:ins w:id="926" w:author="Jose Antonio Montero" w:date="2020-11-03T23:45:00Z">
        <w:r w:rsidRPr="004F4AA1">
          <w:rPr>
            <w:rFonts w:cs="Arial"/>
            <w:b/>
            <w:bCs/>
            <w:color w:val="000000"/>
            <w:lang w:val="en-US"/>
            <w:rPrChange w:id="927" w:author="Jose Antonio Montero" w:date="2020-11-03T23:46:00Z">
              <w:rPr>
                <w:rFonts w:cs="Arial"/>
                <w:color w:val="000000"/>
                <w:lang w:val="en-US"/>
              </w:rPr>
            </w:rPrChange>
          </w:rPr>
          <w:t>Koobin</w:t>
        </w:r>
        <w:proofErr w:type="spellEnd"/>
        <w:r w:rsidRPr="004F4AA1">
          <w:rPr>
            <w:rFonts w:cs="Arial"/>
            <w:b/>
            <w:bCs/>
            <w:color w:val="000000"/>
            <w:lang w:val="en-US"/>
            <w:rPrChange w:id="928" w:author="Jose Antonio Montero" w:date="2020-11-03T23:46:00Z">
              <w:rPr>
                <w:rFonts w:cs="Arial"/>
                <w:color w:val="000000"/>
                <w:lang w:val="en-US"/>
              </w:rPr>
            </w:rPrChange>
          </w:rPr>
          <w:t xml:space="preserve"> </w:t>
        </w:r>
        <w:r>
          <w:rPr>
            <w:rFonts w:cs="Arial"/>
            <w:color w:val="000000"/>
            <w:lang w:val="en-US"/>
          </w:rPr>
          <w:t xml:space="preserve">: </w:t>
        </w:r>
        <w:proofErr w:type="spellStart"/>
        <w:r>
          <w:rPr>
            <w:rFonts w:cs="Arial"/>
            <w:color w:val="000000"/>
            <w:lang w:val="en-US"/>
          </w:rPr>
          <w:t>deixava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accedir</w:t>
        </w:r>
        <w:proofErr w:type="spellEnd"/>
        <w:r>
          <w:rPr>
            <w:rFonts w:cs="Arial"/>
            <w:color w:val="000000"/>
            <w:lang w:val="en-US"/>
          </w:rPr>
          <w:t xml:space="preserve"> sense </w:t>
        </w:r>
        <w:proofErr w:type="spellStart"/>
        <w:r>
          <w:rPr>
            <w:rFonts w:cs="Arial"/>
            <w:color w:val="000000"/>
            <w:lang w:val="en-US"/>
          </w:rPr>
          <w:t>problema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</w:ins>
      <w:ins w:id="929" w:author="Jose Antonio Montero" w:date="2020-11-03T23:46:00Z">
        <w:r>
          <w:rPr>
            <w:rFonts w:cs="Arial"/>
            <w:color w:val="000000"/>
            <w:lang w:val="en-US"/>
          </w:rPr>
          <w:t xml:space="preserve">fent server la </w:t>
        </w:r>
        <w:proofErr w:type="spellStart"/>
        <w:r>
          <w:rPr>
            <w:rFonts w:cs="Arial"/>
            <w:color w:val="000000"/>
            <w:lang w:val="en-US"/>
          </w:rPr>
          <w:t>llibreria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 w:rsidRPr="004F4AA1">
          <w:rPr>
            <w:rFonts w:cs="Arial"/>
            <w:b/>
            <w:bCs/>
            <w:color w:val="000000"/>
            <w:lang w:val="en-US"/>
            <w:rPrChange w:id="930" w:author="Jose Antonio Montero" w:date="2020-11-03T23:46:00Z">
              <w:rPr>
                <w:rFonts w:cs="Arial"/>
                <w:color w:val="000000"/>
                <w:lang w:val="en-US"/>
              </w:rPr>
            </w:rPrChange>
          </w:rPr>
          <w:t>BeautifulSoup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</w:ins>
      <w:proofErr w:type="spellStart"/>
      <w:ins w:id="931" w:author="Jose Antonio Montero" w:date="2020-11-03T23:45:00Z">
        <w:r>
          <w:rPr>
            <w:rFonts w:cs="Arial"/>
            <w:color w:val="000000"/>
            <w:lang w:val="en-US"/>
          </w:rPr>
          <w:t>i</w:t>
        </w:r>
        <w:proofErr w:type="spellEnd"/>
        <w:r>
          <w:rPr>
            <w:rFonts w:cs="Arial"/>
            <w:color w:val="000000"/>
            <w:lang w:val="en-US"/>
          </w:rPr>
          <w:t xml:space="preserve"> el </w:t>
        </w:r>
        <w:proofErr w:type="spellStart"/>
        <w:r>
          <w:rPr>
            <w:rFonts w:cs="Arial"/>
            <w:color w:val="000000"/>
            <w:lang w:val="en-US"/>
          </w:rPr>
          <w:t>patró</w:t>
        </w:r>
        <w:proofErr w:type="spellEnd"/>
        <w:r>
          <w:rPr>
            <w:rFonts w:cs="Arial"/>
            <w:color w:val="000000"/>
            <w:lang w:val="en-US"/>
          </w:rPr>
          <w:t xml:space="preserve"> de </w:t>
        </w:r>
        <w:proofErr w:type="spellStart"/>
        <w:r>
          <w:rPr>
            <w:rFonts w:cs="Arial"/>
            <w:color w:val="000000"/>
            <w:lang w:val="en-US"/>
          </w:rPr>
          <w:t>búsqueda</w:t>
        </w:r>
        <w:proofErr w:type="spellEnd"/>
        <w:r>
          <w:rPr>
            <w:rFonts w:cs="Arial"/>
            <w:color w:val="000000"/>
            <w:lang w:val="en-US"/>
          </w:rPr>
          <w:t xml:space="preserve"> a les </w:t>
        </w:r>
        <w:proofErr w:type="spellStart"/>
        <w:r>
          <w:rPr>
            <w:rFonts w:cs="Arial"/>
            <w:color w:val="000000"/>
            <w:lang w:val="en-US"/>
          </w:rPr>
          <w:t>seves</w:t>
        </w:r>
        <w:proofErr w:type="spellEnd"/>
        <w:r>
          <w:rPr>
            <w:rFonts w:cs="Arial"/>
            <w:color w:val="000000"/>
            <w:lang w:val="en-US"/>
          </w:rPr>
          <w:t xml:space="preserve"> planes </w:t>
        </w:r>
        <w:proofErr w:type="spellStart"/>
        <w:r>
          <w:rPr>
            <w:rFonts w:cs="Arial"/>
            <w:color w:val="000000"/>
            <w:lang w:val="en-US"/>
          </w:rPr>
          <w:t>és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bastant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comú</w:t>
        </w:r>
      </w:ins>
      <w:proofErr w:type="spellEnd"/>
    </w:p>
    <w:p w14:paraId="0801D870" w14:textId="77777777" w:rsidR="00655C61" w:rsidRDefault="00655C61">
      <w:pPr>
        <w:autoSpaceDE w:val="0"/>
        <w:autoSpaceDN w:val="0"/>
        <w:adjustRightInd w:val="0"/>
        <w:ind w:left="720"/>
        <w:rPr>
          <w:ins w:id="932" w:author="Jose Antonio Montero" w:date="2020-11-03T23:45:00Z"/>
          <w:rFonts w:cs="Arial"/>
          <w:color w:val="000000"/>
          <w:lang w:val="en-US"/>
        </w:rPr>
        <w:pPrChange w:id="933" w:author="Jose Antonio Montero" w:date="2020-11-03T23:49:00Z">
          <w:pPr>
            <w:numPr>
              <w:numId w:val="35"/>
            </w:numPr>
            <w:autoSpaceDE w:val="0"/>
            <w:autoSpaceDN w:val="0"/>
            <w:adjustRightInd w:val="0"/>
            <w:ind w:left="720" w:hanging="360"/>
          </w:pPr>
        </w:pPrChange>
      </w:pPr>
    </w:p>
    <w:p w14:paraId="19A35387" w14:textId="2182518B" w:rsidR="004F4AA1" w:rsidRDefault="004F4AA1" w:rsidP="004F4AA1">
      <w:pPr>
        <w:numPr>
          <w:ilvl w:val="0"/>
          <w:numId w:val="35"/>
        </w:numPr>
        <w:autoSpaceDE w:val="0"/>
        <w:autoSpaceDN w:val="0"/>
        <w:adjustRightInd w:val="0"/>
        <w:rPr>
          <w:ins w:id="934" w:author="Jose Antonio Montero" w:date="2020-11-03T23:49:00Z"/>
          <w:rFonts w:cs="Arial"/>
          <w:color w:val="000000"/>
          <w:lang w:val="en-US"/>
        </w:rPr>
      </w:pPr>
      <w:ins w:id="935" w:author="Jose Antonio Montero" w:date="2020-11-03T23:45:00Z">
        <w:r w:rsidRPr="004F4AA1">
          <w:rPr>
            <w:rFonts w:cs="Arial"/>
            <w:b/>
            <w:bCs/>
            <w:color w:val="000000"/>
            <w:lang w:val="en-US"/>
            <w:rPrChange w:id="936" w:author="Jose Antonio Montero" w:date="2020-11-03T23:46:00Z">
              <w:rPr>
                <w:rFonts w:cs="Arial"/>
                <w:color w:val="000000"/>
                <w:lang w:val="en-US"/>
              </w:rPr>
            </w:rPrChange>
          </w:rPr>
          <w:t>Janto :</w:t>
        </w:r>
        <w:r>
          <w:rPr>
            <w:rFonts w:cs="Arial"/>
            <w:color w:val="000000"/>
            <w:lang w:val="en-US"/>
          </w:rPr>
          <w:t xml:space="preserve"> ha </w:t>
        </w:r>
        <w:proofErr w:type="spellStart"/>
        <w:r>
          <w:rPr>
            <w:rFonts w:cs="Arial"/>
            <w:color w:val="000000"/>
            <w:lang w:val="en-US"/>
          </w:rPr>
          <w:t>calgut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indicar</w:t>
        </w:r>
        <w:proofErr w:type="spellEnd"/>
        <w:r>
          <w:rPr>
            <w:rFonts w:cs="Arial"/>
            <w:color w:val="000000"/>
            <w:lang w:val="en-US"/>
          </w:rPr>
          <w:t xml:space="preserve"> el </w:t>
        </w:r>
        <w:proofErr w:type="spellStart"/>
        <w:r>
          <w:rPr>
            <w:rFonts w:cs="Arial"/>
            <w:color w:val="000000"/>
            <w:lang w:val="en-US"/>
          </w:rPr>
          <w:t>parametre</w:t>
        </w:r>
      </w:ins>
      <w:proofErr w:type="spellEnd"/>
      <w:ins w:id="937" w:author="Jose Antonio Montero" w:date="2020-11-03T23:46:00Z">
        <w:r>
          <w:rPr>
            <w:rFonts w:cs="Arial"/>
            <w:color w:val="000000"/>
            <w:lang w:val="en-US"/>
          </w:rPr>
          <w:t xml:space="preserve"> </w:t>
        </w:r>
      </w:ins>
      <w:ins w:id="938" w:author="Jose Antonio Montero" w:date="2020-11-03T23:49:00Z">
        <w:r w:rsidR="00655C61">
          <w:rPr>
            <w:rFonts w:cs="Arial"/>
            <w:color w:val="000000"/>
            <w:lang w:val="en-US"/>
          </w:rPr>
          <w:t>headers</w:t>
        </w:r>
      </w:ins>
      <w:ins w:id="939" w:author="Jose Antonio Montero" w:date="2020-11-03T23:45:00Z">
        <w:r>
          <w:rPr>
            <w:rFonts w:cs="Arial"/>
            <w:color w:val="000000"/>
            <w:lang w:val="en-US"/>
          </w:rPr>
          <w:t xml:space="preserve"> a la </w:t>
        </w:r>
        <w:proofErr w:type="spellStart"/>
        <w:r>
          <w:rPr>
            <w:rFonts w:cs="Arial"/>
            <w:color w:val="000000"/>
            <w:lang w:val="en-US"/>
          </w:rPr>
          <w:t>crida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request.get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</w:ins>
    </w:p>
    <w:p w14:paraId="1F7F11D2" w14:textId="68DB7456" w:rsidR="00655C61" w:rsidRDefault="00655C61" w:rsidP="00655C61">
      <w:pPr>
        <w:autoSpaceDE w:val="0"/>
        <w:autoSpaceDN w:val="0"/>
        <w:adjustRightInd w:val="0"/>
        <w:rPr>
          <w:ins w:id="940" w:author="Jose Antonio Montero" w:date="2020-11-03T23:49:00Z"/>
          <w:rFonts w:cs="Arial"/>
          <w:color w:val="000000"/>
          <w:lang w:val="en-US"/>
        </w:rPr>
      </w:pPr>
    </w:p>
    <w:p w14:paraId="57362720" w14:textId="2E21A4F6" w:rsidR="00655C61" w:rsidRPr="00655C61" w:rsidRDefault="00655C61" w:rsidP="00655C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ins w:id="941" w:author="Jose Antonio Montero" w:date="2020-11-03T23:49:00Z"/>
          <w:rFonts w:ascii="Consolas" w:eastAsia="Times New Roman" w:hAnsi="Consolas" w:cs="Courier New"/>
          <w:color w:val="000000"/>
          <w:lang w:eastAsia="ca-ES"/>
        </w:rPr>
      </w:pPr>
      <w:proofErr w:type="spellStart"/>
      <w:ins w:id="942" w:author="Jose Antonio Montero" w:date="2020-11-03T23:49:00Z">
        <w:r w:rsidRPr="00655C61">
          <w:rPr>
            <w:rFonts w:ascii="Consolas" w:eastAsia="Times New Roman" w:hAnsi="Consolas" w:cs="Courier New"/>
            <w:color w:val="000000"/>
            <w:lang w:eastAsia="ca-ES"/>
          </w:rPr>
          <w:t>v_headers</w:t>
        </w:r>
        <w:proofErr w:type="spellEnd"/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 = {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Accept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"text/html,application/xhtml+xml,application/xml;q=0.9,image/webp,</w:t>
        </w:r>
        <w:r w:rsidRPr="00655C61">
          <w:rPr>
            <w:rFonts w:ascii="Consolas" w:eastAsia="Times New Roman" w:hAnsi="Consolas" w:cs="Courier New"/>
            <w:b/>
            <w:bCs/>
            <w:color w:val="000080"/>
            <w:lang w:eastAsia="ca-ES"/>
          </w:rPr>
          <w:t>\</w:t>
        </w:r>
        <w:r w:rsidRPr="00655C61">
          <w:rPr>
            <w:rFonts w:ascii="Consolas" w:eastAsia="Times New Roman" w:hAnsi="Consolas" w:cs="Courier New"/>
            <w:b/>
            <w:bCs/>
            <w:color w:val="000080"/>
            <w:lang w:eastAsia="ca-ES"/>
          </w:rPr>
          <w:br/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 xml:space="preserve">    */*;q=0.8"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Accept-Encoding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gzip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 xml:space="preserve">, 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deflate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 xml:space="preserve">, 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sdch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 xml:space="preserve">, 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br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Accept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-Language"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en-US,en;q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=0.8"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"Cache-Control"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"no-cache"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dnt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"1"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Pragma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"no-cache"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Upgrade-Insecure-Requests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"1"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>,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br/>
          <w:t xml:space="preserve">    </w:t>
        </w:r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"</w:t>
        </w:r>
        <w:proofErr w:type="spellStart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User</w:t>
        </w:r>
        <w:proofErr w:type="spellEnd"/>
        <w:r w:rsidRPr="00655C61">
          <w:rPr>
            <w:rFonts w:ascii="Consolas" w:eastAsia="Times New Roman" w:hAnsi="Consolas" w:cs="Courier New"/>
            <w:b/>
            <w:bCs/>
            <w:color w:val="008080"/>
            <w:lang w:eastAsia="ca-ES"/>
          </w:rPr>
          <w:t>-Agent"</w:t>
        </w:r>
        <w:r w:rsidRPr="00655C61">
          <w:rPr>
            <w:rFonts w:ascii="Consolas" w:eastAsia="Times New Roman" w:hAnsi="Consolas" w:cs="Courier New"/>
            <w:color w:val="000000"/>
            <w:lang w:eastAsia="ca-ES"/>
          </w:rPr>
          <w:t xml:space="preserve">: </w:t>
        </w:r>
        <w:proofErr w:type="spellStart"/>
        <w:r w:rsidRPr="00655C61">
          <w:rPr>
            <w:rFonts w:ascii="Consolas" w:eastAsia="Times New Roman" w:hAnsi="Consolas" w:cs="Courier New"/>
            <w:color w:val="000000"/>
            <w:lang w:eastAsia="ca-ES"/>
          </w:rPr>
          <w:t>user_agent_desktop</w:t>
        </w:r>
        <w:proofErr w:type="spellEnd"/>
        <w:r w:rsidRPr="00655C61">
          <w:rPr>
            <w:rFonts w:ascii="Consolas" w:eastAsia="Times New Roman" w:hAnsi="Consolas" w:cs="Courier New"/>
            <w:color w:val="000000"/>
            <w:lang w:eastAsia="ca-ES"/>
          </w:rPr>
          <w:t>}</w:t>
        </w:r>
      </w:ins>
    </w:p>
    <w:p w14:paraId="460AF948" w14:textId="2E0A2A88" w:rsidR="00655C61" w:rsidRDefault="00655C61">
      <w:pPr>
        <w:autoSpaceDE w:val="0"/>
        <w:autoSpaceDN w:val="0"/>
        <w:adjustRightInd w:val="0"/>
        <w:ind w:left="720"/>
        <w:rPr>
          <w:ins w:id="943" w:author="Jose Antonio Montero" w:date="2020-11-03T23:49:00Z"/>
          <w:rFonts w:cs="Arial"/>
          <w:color w:val="000000"/>
          <w:lang w:val="en-US"/>
        </w:rPr>
        <w:pPrChange w:id="944" w:author="Jose Antonio Montero" w:date="2020-11-03T23:49:00Z">
          <w:pPr>
            <w:autoSpaceDE w:val="0"/>
            <w:autoSpaceDN w:val="0"/>
            <w:adjustRightInd w:val="0"/>
          </w:pPr>
        </w:pPrChange>
      </w:pPr>
    </w:p>
    <w:p w14:paraId="570E620C" w14:textId="7B48027D" w:rsidR="00655C61" w:rsidRDefault="00655C61" w:rsidP="00655C61">
      <w:pPr>
        <w:autoSpaceDE w:val="0"/>
        <w:autoSpaceDN w:val="0"/>
        <w:adjustRightInd w:val="0"/>
        <w:ind w:left="1440"/>
        <w:rPr>
          <w:ins w:id="945" w:author="Jose Antonio Montero" w:date="2020-11-03T23:52:00Z"/>
          <w:rFonts w:cs="Arial"/>
          <w:color w:val="000000"/>
          <w:lang w:val="en-US"/>
        </w:rPr>
      </w:pPr>
    </w:p>
    <w:p w14:paraId="14947F6F" w14:textId="77C78F10" w:rsidR="002B419E" w:rsidRDefault="002B419E" w:rsidP="002B419E">
      <w:pPr>
        <w:autoSpaceDE w:val="0"/>
        <w:autoSpaceDN w:val="0"/>
        <w:adjustRightInd w:val="0"/>
        <w:rPr>
          <w:ins w:id="946" w:author="Jose Antonio Montero" w:date="2020-11-03T23:52:00Z"/>
          <w:rFonts w:cs="Arial"/>
          <w:color w:val="000000"/>
          <w:lang w:val="en-US"/>
        </w:rPr>
      </w:pPr>
      <w:ins w:id="947" w:author="Jose Antonio Montero" w:date="2020-11-03T23:52:00Z">
        <w:r>
          <w:rPr>
            <w:rFonts w:cs="Arial"/>
            <w:color w:val="000000"/>
            <w:lang w:val="en-US"/>
          </w:rPr>
          <w:tab/>
        </w:r>
        <w:proofErr w:type="spellStart"/>
        <w:r>
          <w:rPr>
            <w:rFonts w:cs="Arial"/>
            <w:color w:val="000000"/>
            <w:lang w:val="en-US"/>
          </w:rPr>
          <w:t>i</w:t>
        </w:r>
        <w:proofErr w:type="spellEnd"/>
        <w:r>
          <w:rPr>
            <w:rFonts w:cs="Arial"/>
            <w:color w:val="000000"/>
            <w:lang w:val="en-US"/>
          </w:rPr>
          <w:t xml:space="preserve"> la </w:t>
        </w:r>
        <w:proofErr w:type="spellStart"/>
        <w:r>
          <w:rPr>
            <w:rFonts w:cs="Arial"/>
            <w:color w:val="000000"/>
            <w:lang w:val="en-US"/>
          </w:rPr>
          <w:t>crida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</w:ins>
    </w:p>
    <w:p w14:paraId="3DC85C50" w14:textId="4A8A3A82" w:rsidR="002B419E" w:rsidRDefault="002B419E" w:rsidP="002B419E">
      <w:pPr>
        <w:autoSpaceDE w:val="0"/>
        <w:autoSpaceDN w:val="0"/>
        <w:adjustRightInd w:val="0"/>
        <w:rPr>
          <w:ins w:id="948" w:author="Jose Antonio Montero" w:date="2020-11-03T23:52:00Z"/>
          <w:rFonts w:cs="Arial"/>
          <w:color w:val="000000"/>
          <w:lang w:val="en-US"/>
        </w:rPr>
      </w:pPr>
    </w:p>
    <w:p w14:paraId="7A2730E7" w14:textId="7F63EA75" w:rsidR="00883648" w:rsidRDefault="00883648" w:rsidP="00883648">
      <w:pPr>
        <w:pStyle w:val="HTMLconformatoprevio"/>
        <w:shd w:val="clear" w:color="auto" w:fill="FFFFFF"/>
        <w:rPr>
          <w:ins w:id="949" w:author="Jose Antonio Montero" w:date="2020-11-03T23:53:00Z"/>
          <w:rFonts w:ascii="Consolas" w:hAnsi="Consolas"/>
          <w:color w:val="000000"/>
        </w:rPr>
      </w:pPr>
      <w:ins w:id="950" w:author="Jose Antonio Montero" w:date="2020-11-03T23:53:00Z">
        <w:r>
          <w:rPr>
            <w:rFonts w:cs="Arial"/>
            <w:color w:val="000000"/>
            <w:lang w:val="en-US"/>
          </w:rPr>
          <w:t xml:space="preserve">      </w:t>
        </w:r>
        <w:proofErr w:type="spellStart"/>
        <w:r>
          <w:rPr>
            <w:rFonts w:ascii="Consolas" w:hAnsi="Consolas"/>
            <w:color w:val="000000"/>
          </w:rPr>
          <w:t>page</w:t>
        </w:r>
        <w:proofErr w:type="spellEnd"/>
        <w:r>
          <w:rPr>
            <w:rFonts w:ascii="Consolas" w:hAnsi="Consolas"/>
            <w:color w:val="000000"/>
          </w:rPr>
          <w:t xml:space="preserve"> = </w:t>
        </w:r>
        <w:proofErr w:type="spellStart"/>
        <w:r>
          <w:rPr>
            <w:rFonts w:ascii="Consolas" w:hAnsi="Consolas"/>
            <w:color w:val="000000"/>
          </w:rPr>
          <w:t>requests.get</w:t>
        </w:r>
        <w:proofErr w:type="spellEnd"/>
        <w:r>
          <w:rPr>
            <w:rFonts w:ascii="Consolas" w:hAnsi="Consolas"/>
            <w:color w:val="000000"/>
          </w:rPr>
          <w:t>(</w:t>
        </w:r>
        <w:proofErr w:type="spellStart"/>
        <w:r>
          <w:rPr>
            <w:rFonts w:ascii="Consolas" w:hAnsi="Consolas"/>
            <w:color w:val="000000"/>
          </w:rPr>
          <w:t>p_url,</w:t>
        </w:r>
        <w:r w:rsidRPr="00001653">
          <w:rPr>
            <w:rFonts w:ascii="Consolas" w:hAnsi="Consolas"/>
            <w:b/>
            <w:bCs/>
            <w:color w:val="660099"/>
            <w:rPrChange w:id="951" w:author="Jose Antonio Montero" w:date="2020-11-03T23:53:00Z">
              <w:rPr>
                <w:rFonts w:ascii="Consolas" w:hAnsi="Consolas"/>
                <w:color w:val="660099"/>
              </w:rPr>
            </w:rPrChange>
          </w:rPr>
          <w:t>headers</w:t>
        </w:r>
        <w:proofErr w:type="spellEnd"/>
        <w:r w:rsidRPr="00001653">
          <w:rPr>
            <w:rFonts w:ascii="Consolas" w:hAnsi="Consolas"/>
            <w:b/>
            <w:bCs/>
            <w:color w:val="660099"/>
            <w:rPrChange w:id="952" w:author="Jose Antonio Montero" w:date="2020-11-03T23:53:00Z">
              <w:rPr>
                <w:rFonts w:ascii="Consolas" w:hAnsi="Consolas"/>
                <w:color w:val="660099"/>
              </w:rPr>
            </w:rPrChange>
          </w:rPr>
          <w:t xml:space="preserve"> </w:t>
        </w:r>
        <w:r w:rsidRPr="00001653">
          <w:rPr>
            <w:rFonts w:ascii="Consolas" w:hAnsi="Consolas"/>
            <w:b/>
            <w:bCs/>
            <w:color w:val="000000"/>
            <w:rPrChange w:id="953" w:author="Jose Antonio Montero" w:date="2020-11-03T23:53:00Z">
              <w:rPr>
                <w:rFonts w:ascii="Consolas" w:hAnsi="Consolas"/>
                <w:color w:val="000000"/>
              </w:rPr>
            </w:rPrChange>
          </w:rPr>
          <w:t xml:space="preserve">= </w:t>
        </w:r>
        <w:proofErr w:type="spellStart"/>
        <w:r w:rsidR="00001653" w:rsidRPr="00001653">
          <w:rPr>
            <w:rFonts w:ascii="Consolas" w:hAnsi="Consolas"/>
            <w:b/>
            <w:bCs/>
            <w:color w:val="000000"/>
            <w:rPrChange w:id="954" w:author="Jose Antonio Montero" w:date="2020-11-03T23:53:00Z">
              <w:rPr>
                <w:rFonts w:ascii="Consolas" w:hAnsi="Consolas"/>
                <w:color w:val="000000"/>
              </w:rPr>
            </w:rPrChange>
          </w:rPr>
          <w:t>v</w:t>
        </w:r>
        <w:r w:rsidRPr="00001653">
          <w:rPr>
            <w:rFonts w:ascii="Consolas" w:hAnsi="Consolas"/>
            <w:b/>
            <w:bCs/>
            <w:color w:val="000000"/>
            <w:rPrChange w:id="955" w:author="Jose Antonio Montero" w:date="2020-11-03T23:53:00Z">
              <w:rPr>
                <w:rFonts w:ascii="Consolas" w:hAnsi="Consolas"/>
                <w:color w:val="000000"/>
              </w:rPr>
            </w:rPrChange>
          </w:rPr>
          <w:t>_headers</w:t>
        </w:r>
        <w:proofErr w:type="spellEnd"/>
        <w:r>
          <w:rPr>
            <w:rFonts w:ascii="Consolas" w:hAnsi="Consolas"/>
            <w:color w:val="000000"/>
          </w:rPr>
          <w:t>)</w:t>
        </w:r>
      </w:ins>
    </w:p>
    <w:p w14:paraId="31D54007" w14:textId="4C8C105E" w:rsidR="00655C61" w:rsidRDefault="00655C61" w:rsidP="00655C61">
      <w:pPr>
        <w:autoSpaceDE w:val="0"/>
        <w:autoSpaceDN w:val="0"/>
        <w:adjustRightInd w:val="0"/>
        <w:rPr>
          <w:ins w:id="956" w:author="Jose Antonio Montero" w:date="2020-11-03T23:49:00Z"/>
          <w:rFonts w:cs="Arial"/>
          <w:color w:val="000000"/>
          <w:lang w:val="en-US"/>
        </w:rPr>
      </w:pPr>
    </w:p>
    <w:p w14:paraId="50DB852F" w14:textId="10914D4B" w:rsidR="00655C61" w:rsidRPr="00883648" w:rsidRDefault="00655C61" w:rsidP="00655C61">
      <w:pPr>
        <w:autoSpaceDE w:val="0"/>
        <w:autoSpaceDN w:val="0"/>
        <w:adjustRightInd w:val="0"/>
        <w:rPr>
          <w:ins w:id="957" w:author="Jose Antonio Montero" w:date="2020-11-03T23:49:00Z"/>
          <w:rFonts w:cs="Arial"/>
          <w:color w:val="000000"/>
          <w:lang w:val="en-US"/>
        </w:rPr>
      </w:pPr>
    </w:p>
    <w:p w14:paraId="314EFB55" w14:textId="77777777" w:rsidR="00655C61" w:rsidRDefault="00655C61">
      <w:pPr>
        <w:autoSpaceDE w:val="0"/>
        <w:autoSpaceDN w:val="0"/>
        <w:adjustRightInd w:val="0"/>
        <w:rPr>
          <w:ins w:id="958" w:author="Jose Antonio Montero" w:date="2020-11-03T23:45:00Z"/>
          <w:rFonts w:cs="Arial"/>
          <w:color w:val="000000"/>
          <w:lang w:val="en-US"/>
        </w:rPr>
        <w:pPrChange w:id="959" w:author="Jose Antonio Montero" w:date="2020-11-03T23:49:00Z">
          <w:pPr>
            <w:numPr>
              <w:numId w:val="35"/>
            </w:numPr>
            <w:autoSpaceDE w:val="0"/>
            <w:autoSpaceDN w:val="0"/>
            <w:adjustRightInd w:val="0"/>
            <w:ind w:left="720" w:hanging="360"/>
          </w:pPr>
        </w:pPrChange>
      </w:pPr>
    </w:p>
    <w:p w14:paraId="29C815E5" w14:textId="12AC50BC" w:rsidR="004F4AA1" w:rsidRDefault="004F4AA1" w:rsidP="004F4AA1">
      <w:pPr>
        <w:numPr>
          <w:ilvl w:val="0"/>
          <w:numId w:val="35"/>
        </w:numPr>
        <w:autoSpaceDE w:val="0"/>
        <w:autoSpaceDN w:val="0"/>
        <w:adjustRightInd w:val="0"/>
        <w:rPr>
          <w:ins w:id="960" w:author="Jose Antonio Montero" w:date="2020-11-03T23:45:00Z"/>
          <w:rFonts w:cs="Arial"/>
          <w:color w:val="000000"/>
          <w:lang w:val="en-US"/>
        </w:rPr>
      </w:pPr>
      <w:proofErr w:type="spellStart"/>
      <w:ins w:id="961" w:author="Jose Antonio Montero" w:date="2020-11-03T23:45:00Z">
        <w:r w:rsidRPr="004F4AA1">
          <w:rPr>
            <w:rFonts w:cs="Arial"/>
            <w:b/>
            <w:bCs/>
            <w:color w:val="000000"/>
            <w:lang w:val="en-US"/>
            <w:rPrChange w:id="962" w:author="Jose Antonio Montero" w:date="2020-11-03T23:46:00Z">
              <w:rPr>
                <w:rFonts w:cs="Arial"/>
                <w:color w:val="000000"/>
                <w:lang w:val="en-US"/>
              </w:rPr>
            </w:rPrChange>
          </w:rPr>
          <w:t>VivaTickets</w:t>
        </w:r>
        <w:proofErr w:type="spellEnd"/>
        <w:r>
          <w:rPr>
            <w:rFonts w:cs="Arial"/>
            <w:color w:val="000000"/>
            <w:lang w:val="en-US"/>
          </w:rPr>
          <w:t xml:space="preserve"> : </w:t>
        </w:r>
      </w:ins>
      <w:proofErr w:type="spellStart"/>
      <w:ins w:id="963" w:author="Jose Antonio Montero" w:date="2020-11-03T23:47:00Z">
        <w:r>
          <w:rPr>
            <w:rFonts w:cs="Arial"/>
            <w:color w:val="000000"/>
            <w:lang w:val="en-US"/>
          </w:rPr>
          <w:t>inicialment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vam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</w:ins>
      <w:proofErr w:type="spellStart"/>
      <w:ins w:id="964" w:author="Jose Antonio Montero" w:date="2020-11-03T23:45:00Z">
        <w:r>
          <w:rPr>
            <w:rFonts w:cs="Arial"/>
            <w:color w:val="000000"/>
            <w:lang w:val="en-US"/>
          </w:rPr>
          <w:t>obteni</w:t>
        </w:r>
      </w:ins>
      <w:ins w:id="965" w:author="Jose Antonio Montero" w:date="2020-11-03T23:47:00Z">
        <w:r>
          <w:rPr>
            <w:rFonts w:cs="Arial"/>
            <w:color w:val="000000"/>
            <w:lang w:val="en-US"/>
          </w:rPr>
          <w:t>r</w:t>
        </w:r>
      </w:ins>
      <w:proofErr w:type="spellEnd"/>
      <w:ins w:id="966" w:author="Jose Antonio Montero" w:date="2020-11-03T23:45:00Z">
        <w:r>
          <w:rPr>
            <w:rFonts w:cs="Arial"/>
            <w:color w:val="000000"/>
            <w:lang w:val="en-US"/>
          </w:rPr>
          <w:t xml:space="preserve"> una </w:t>
        </w:r>
        <w:proofErr w:type="spellStart"/>
        <w:r>
          <w:rPr>
            <w:rFonts w:cs="Arial"/>
            <w:color w:val="000000"/>
            <w:lang w:val="en-US"/>
          </w:rPr>
          <w:t>resposta</w:t>
        </w:r>
        <w:proofErr w:type="spellEnd"/>
        <w:r>
          <w:rPr>
            <w:rFonts w:cs="Arial"/>
            <w:color w:val="000000"/>
            <w:lang w:val="en-US"/>
          </w:rPr>
          <w:t xml:space="preserve"> que </w:t>
        </w:r>
        <w:proofErr w:type="spellStart"/>
        <w:r>
          <w:rPr>
            <w:rFonts w:cs="Arial"/>
            <w:color w:val="000000"/>
            <w:lang w:val="en-US"/>
          </w:rPr>
          <w:t>sembla</w:t>
        </w:r>
      </w:ins>
      <w:ins w:id="967" w:author="Jose Antonio Montero" w:date="2020-11-03T23:47:00Z">
        <w:r>
          <w:rPr>
            <w:rFonts w:cs="Arial"/>
            <w:color w:val="000000"/>
            <w:lang w:val="en-US"/>
          </w:rPr>
          <w:t>va</w:t>
        </w:r>
      </w:ins>
      <w:proofErr w:type="spellEnd"/>
      <w:ins w:id="968" w:author="Jose Antonio Montero" w:date="2020-11-03T23:45:00Z"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indicar</w:t>
        </w:r>
        <w:proofErr w:type="spellEnd"/>
        <w:r>
          <w:rPr>
            <w:rFonts w:cs="Arial"/>
            <w:color w:val="000000"/>
            <w:lang w:val="en-US"/>
          </w:rPr>
          <w:t xml:space="preserve"> que </w:t>
        </w:r>
        <w:proofErr w:type="spellStart"/>
        <w:r>
          <w:rPr>
            <w:rFonts w:cs="Arial"/>
            <w:color w:val="000000"/>
            <w:lang w:val="en-US"/>
          </w:rPr>
          <w:t>ens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detecten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i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ens</w:t>
        </w:r>
        <w:proofErr w:type="spellEnd"/>
        <w:r>
          <w:rPr>
            <w:rFonts w:cs="Arial"/>
            <w:color w:val="000000"/>
            <w:lang w:val="en-US"/>
          </w:rPr>
          <w:t xml:space="preserve"> </w:t>
        </w:r>
        <w:proofErr w:type="spellStart"/>
        <w:r>
          <w:rPr>
            <w:rFonts w:cs="Arial"/>
            <w:color w:val="000000"/>
            <w:lang w:val="en-US"/>
          </w:rPr>
          <w:t>encapsulen</w:t>
        </w:r>
        <w:proofErr w:type="spellEnd"/>
        <w:r>
          <w:rPr>
            <w:rFonts w:cs="Arial"/>
            <w:color w:val="000000"/>
            <w:lang w:val="en-US"/>
          </w:rPr>
          <w:t xml:space="preserve"> la </w:t>
        </w:r>
        <w:proofErr w:type="spellStart"/>
        <w:r>
          <w:rPr>
            <w:rFonts w:cs="Arial"/>
            <w:color w:val="000000"/>
            <w:lang w:val="en-US"/>
          </w:rPr>
          <w:t>petició</w:t>
        </w:r>
        <w:proofErr w:type="spellEnd"/>
      </w:ins>
    </w:p>
    <w:p w14:paraId="7BFCC057" w14:textId="77777777" w:rsidR="004F4AA1" w:rsidRDefault="004F4AA1" w:rsidP="004F4AA1">
      <w:pPr>
        <w:autoSpaceDE w:val="0"/>
        <w:autoSpaceDN w:val="0"/>
        <w:adjustRightInd w:val="0"/>
        <w:rPr>
          <w:ins w:id="969" w:author="Jose Antonio Montero" w:date="2020-11-03T23:45:00Z"/>
          <w:rFonts w:cs="Arial"/>
          <w:color w:val="000000"/>
          <w:lang w:val="en-US"/>
        </w:rPr>
      </w:pPr>
    </w:p>
    <w:p w14:paraId="2A6BB4C1" w14:textId="77777777" w:rsidR="004F4AA1" w:rsidRDefault="004F4AA1" w:rsidP="004F4AA1">
      <w:pPr>
        <w:autoSpaceDE w:val="0"/>
        <w:autoSpaceDN w:val="0"/>
        <w:adjustRightInd w:val="0"/>
        <w:rPr>
          <w:ins w:id="970" w:author="Jose Antonio Montero" w:date="2020-11-03T23:45:00Z"/>
          <w:rFonts w:cs="Arial"/>
          <w:color w:val="000000"/>
          <w:lang w:val="en-US"/>
        </w:rPr>
      </w:pPr>
    </w:p>
    <w:p w14:paraId="0102205E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71" w:author="Jose Antonio Montero" w:date="2020-11-03T23:45:00Z"/>
          <w:rFonts w:cs="Arial"/>
          <w:color w:val="000000"/>
          <w:lang w:val="en-US"/>
        </w:rPr>
      </w:pPr>
      <w:ins w:id="972" w:author="Jose Antonio Montero" w:date="2020-11-03T23:45:00Z">
        <w:r w:rsidRPr="008F3DA6">
          <w:rPr>
            <w:rFonts w:cs="Arial"/>
            <w:color w:val="000000"/>
            <w:lang w:val="en-US"/>
          </w:rPr>
          <w:t>&lt;html&gt;</w:t>
        </w:r>
      </w:ins>
    </w:p>
    <w:p w14:paraId="49A057DE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73" w:author="Jose Antonio Montero" w:date="2020-11-03T23:45:00Z"/>
          <w:rFonts w:cs="Arial"/>
          <w:color w:val="000000"/>
          <w:lang w:val="en-US"/>
        </w:rPr>
      </w:pPr>
      <w:ins w:id="974" w:author="Jose Antonio Montero" w:date="2020-11-03T23:45:00Z">
        <w:r w:rsidRPr="008F3DA6">
          <w:rPr>
            <w:rFonts w:cs="Arial"/>
            <w:color w:val="000000"/>
            <w:lang w:val="en-US"/>
          </w:rPr>
          <w:t>&lt;head&gt;</w:t>
        </w:r>
      </w:ins>
    </w:p>
    <w:p w14:paraId="2757AF73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75" w:author="Jose Antonio Montero" w:date="2020-11-03T23:45:00Z"/>
          <w:rFonts w:cs="Arial"/>
          <w:color w:val="000000"/>
          <w:lang w:val="en-US"/>
        </w:rPr>
      </w:pPr>
      <w:ins w:id="976" w:author="Jose Antonio Montero" w:date="2020-11-03T23:45:00Z">
        <w:r w:rsidRPr="008F3DA6">
          <w:rPr>
            <w:rFonts w:cs="Arial"/>
            <w:color w:val="000000"/>
            <w:lang w:val="en-US"/>
          </w:rPr>
          <w:t>&lt;meta content="</w:t>
        </w:r>
        <w:proofErr w:type="spellStart"/>
        <w:r w:rsidRPr="008F3DA6">
          <w:rPr>
            <w:rFonts w:cs="Arial"/>
            <w:color w:val="000000"/>
            <w:lang w:val="en-US"/>
          </w:rPr>
          <w:t>noindex,nofollow</w:t>
        </w:r>
        <w:proofErr w:type="spellEnd"/>
        <w:r w:rsidRPr="008F3DA6">
          <w:rPr>
            <w:rFonts w:cs="Arial"/>
            <w:color w:val="000000"/>
            <w:lang w:val="en-US"/>
          </w:rPr>
          <w:t>" name="robots"/&gt;</w:t>
        </w:r>
      </w:ins>
    </w:p>
    <w:p w14:paraId="69F29EE0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77" w:author="Jose Antonio Montero" w:date="2020-11-03T23:45:00Z"/>
          <w:rFonts w:cs="Arial"/>
          <w:color w:val="000000"/>
          <w:lang w:val="en-US"/>
        </w:rPr>
      </w:pPr>
      <w:ins w:id="978" w:author="Jose Antonio Montero" w:date="2020-11-03T23:45:00Z">
        <w:r w:rsidRPr="008F3DA6">
          <w:rPr>
            <w:rFonts w:cs="Arial"/>
            <w:color w:val="000000"/>
            <w:lang w:val="en-US"/>
          </w:rPr>
          <w:t>&lt;script src="/_Incapsula_Resource?SWJIYLWA=5074a744e2e3d891814e9a2dace20bd4,719d34d31c8e3a6e6fffd425f7e032f3"&gt;</w:t>
        </w:r>
      </w:ins>
    </w:p>
    <w:p w14:paraId="1BC5D7E3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79" w:author="Jose Antonio Montero" w:date="2020-11-03T23:45:00Z"/>
          <w:rFonts w:cs="Arial"/>
          <w:color w:val="000000"/>
          <w:lang w:val="en-US"/>
        </w:rPr>
      </w:pPr>
      <w:ins w:id="980" w:author="Jose Antonio Montero" w:date="2020-11-03T23:45:00Z">
        <w:r w:rsidRPr="008F3DA6">
          <w:rPr>
            <w:rFonts w:cs="Arial"/>
            <w:color w:val="000000"/>
            <w:lang w:val="en-US"/>
          </w:rPr>
          <w:t>&lt;/script&gt;</w:t>
        </w:r>
      </w:ins>
    </w:p>
    <w:p w14:paraId="0FF7D125" w14:textId="77777777" w:rsidR="004F4AA1" w:rsidRPr="008F3DA6" w:rsidRDefault="004F4AA1" w:rsidP="004F4AA1">
      <w:pPr>
        <w:autoSpaceDE w:val="0"/>
        <w:autoSpaceDN w:val="0"/>
        <w:adjustRightInd w:val="0"/>
        <w:ind w:left="720"/>
        <w:rPr>
          <w:ins w:id="981" w:author="Jose Antonio Montero" w:date="2020-11-03T23:45:00Z"/>
          <w:rFonts w:cs="Arial"/>
          <w:color w:val="000000"/>
          <w:lang w:val="en-US"/>
        </w:rPr>
      </w:pPr>
      <w:ins w:id="982" w:author="Jose Antonio Montero" w:date="2020-11-03T23:45:00Z">
        <w:r w:rsidRPr="008F3DA6">
          <w:rPr>
            <w:rFonts w:cs="Arial"/>
            <w:color w:val="000000"/>
            <w:lang w:val="en-US"/>
          </w:rPr>
          <w:lastRenderedPageBreak/>
          <w:t>&lt;body&gt;</w:t>
        </w:r>
      </w:ins>
    </w:p>
    <w:p w14:paraId="311F3C54" w14:textId="77777777" w:rsidR="004F4AA1" w:rsidRPr="005E7AF5" w:rsidRDefault="004F4AA1" w:rsidP="004F4AA1">
      <w:pPr>
        <w:autoSpaceDE w:val="0"/>
        <w:autoSpaceDN w:val="0"/>
        <w:adjustRightInd w:val="0"/>
        <w:ind w:left="720"/>
        <w:rPr>
          <w:ins w:id="983" w:author="Jose Antonio Montero" w:date="2020-11-03T23:45:00Z"/>
          <w:rFonts w:cs="Arial"/>
          <w:color w:val="000000"/>
          <w:lang w:val="en-US"/>
        </w:rPr>
      </w:pPr>
      <w:ins w:id="984" w:author="Jose Antonio Montero" w:date="2020-11-03T23:45:00Z">
        <w:r w:rsidRPr="008F3DA6">
          <w:rPr>
            <w:rFonts w:cs="Arial"/>
            <w:color w:val="000000"/>
            <w:lang w:val="en-US"/>
          </w:rPr>
          <w:t>&lt;/body&gt;&lt;/head&gt;&lt;/html&gt;</w:t>
        </w:r>
      </w:ins>
    </w:p>
    <w:p w14:paraId="165A2BB9" w14:textId="77777777" w:rsidR="004F4AA1" w:rsidRDefault="004F4AA1" w:rsidP="004F4AA1">
      <w:pPr>
        <w:autoSpaceDE w:val="0"/>
        <w:autoSpaceDN w:val="0"/>
        <w:adjustRightInd w:val="0"/>
        <w:rPr>
          <w:ins w:id="985" w:author="Jose Antonio Montero" w:date="2020-11-03T23:45:00Z"/>
          <w:rFonts w:cs="Arial"/>
          <w:b/>
          <w:bCs/>
          <w:color w:val="000000"/>
          <w:lang w:val="en-US"/>
        </w:rPr>
      </w:pPr>
    </w:p>
    <w:p w14:paraId="23F7D997" w14:textId="01CEF2DF" w:rsidR="004F4AA1" w:rsidRPr="004F4AA1" w:rsidRDefault="004F4AA1">
      <w:pPr>
        <w:pStyle w:val="Emphasis"/>
        <w:ind w:left="720"/>
        <w:rPr>
          <w:ins w:id="986" w:author="Jose Antonio Montero" w:date="2020-11-03T23:43:00Z"/>
          <w:rFonts w:ascii="Arial" w:hAnsi="Arial" w:cs="Arial"/>
          <w:color w:val="000000"/>
          <w:sz w:val="20"/>
          <w:szCs w:val="20"/>
          <w:lang w:val="ca-ES"/>
          <w:rPrChange w:id="987" w:author="Jose Antonio Montero" w:date="2020-11-03T23:45:00Z">
            <w:rPr>
              <w:ins w:id="988" w:author="Jose Antonio Montero" w:date="2020-11-03T23:43:00Z"/>
              <w:rFonts w:ascii="Arial" w:hAnsi="Arial" w:cs="Arial"/>
              <w:color w:val="000000"/>
              <w:sz w:val="20"/>
              <w:szCs w:val="20"/>
              <w:lang w:val="en-US"/>
            </w:rPr>
          </w:rPrChange>
        </w:rPr>
        <w:pPrChange w:id="989" w:author="Jose Antonio Montero" w:date="2020-11-03T23:48:00Z">
          <w:pPr>
            <w:pStyle w:val="Emphasis"/>
          </w:pPr>
        </w:pPrChange>
      </w:pPr>
      <w:ins w:id="990" w:author="Jose Antonio Montero" w:date="2020-11-03T23:47:00Z">
        <w:r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i finalment hem pogut fer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ca-ES"/>
          </w:rPr>
          <w:t>scrapping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 d’aquest portal fent servir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ca-ES"/>
          </w:rPr>
          <w:t>Selenium</w:t>
        </w:r>
      </w:ins>
      <w:proofErr w:type="spellEnd"/>
      <w:ins w:id="991" w:author="Jose Antonio Montero" w:date="2020-11-03T23:48:00Z">
        <w:r w:rsidR="00655C61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 e </w:t>
        </w:r>
        <w:proofErr w:type="spellStart"/>
        <w:r w:rsidR="00655C61">
          <w:rPr>
            <w:rFonts w:ascii="Arial" w:hAnsi="Arial" w:cs="Arial"/>
            <w:color w:val="000000"/>
            <w:sz w:val="20"/>
            <w:szCs w:val="20"/>
            <w:lang w:val="ca-ES"/>
          </w:rPr>
          <w:t>Xpath</w:t>
        </w:r>
        <w:proofErr w:type="spellEnd"/>
        <w:r w:rsidR="00655C61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 com a mètode de cerca a les planes HTML. </w:t>
        </w:r>
      </w:ins>
      <w:ins w:id="992" w:author="Jose Antonio Montero" w:date="2020-11-03T23:51:00Z"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Destacar que les lectures amb </w:t>
        </w:r>
        <w:proofErr w:type="spellStart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>Selenium</w:t>
        </w:r>
        <w:proofErr w:type="spellEnd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 son més lentes que amb </w:t>
        </w:r>
        <w:proofErr w:type="spellStart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>BeautifulSoup</w:t>
        </w:r>
        <w:proofErr w:type="spellEnd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, aspecte a considerar </w:t>
        </w:r>
      </w:ins>
      <w:ins w:id="993" w:author="Jose Antonio Montero" w:date="2020-11-03T23:52:00Z"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si volem periodificar </w:t>
        </w:r>
        <w:proofErr w:type="spellStart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>scrips</w:t>
        </w:r>
        <w:proofErr w:type="spellEnd"/>
        <w:r w:rsidR="002B419E">
          <w:rPr>
            <w:rFonts w:ascii="Arial" w:hAnsi="Arial" w:cs="Arial"/>
            <w:color w:val="000000"/>
            <w:sz w:val="20"/>
            <w:szCs w:val="20"/>
            <w:lang w:val="ca-ES"/>
          </w:rPr>
          <w:t xml:space="preserve"> o bé fer extraccions més complexes que les que hem tractat.</w:t>
        </w:r>
      </w:ins>
    </w:p>
    <w:p w14:paraId="57157DF4" w14:textId="6E8DD56D" w:rsidR="004F4AA1" w:rsidRDefault="004F4AA1" w:rsidP="001F276E">
      <w:pPr>
        <w:pStyle w:val="Emphasis"/>
        <w:rPr>
          <w:ins w:id="994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5241A3FE" w14:textId="55444273" w:rsidR="004F4AA1" w:rsidRDefault="00655C61" w:rsidP="001F276E">
      <w:pPr>
        <w:pStyle w:val="Emphasis"/>
        <w:rPr>
          <w:ins w:id="995" w:author="Jose Antonio Montero" w:date="2020-11-03T23:54:00Z"/>
          <w:rFonts w:ascii="Arial" w:hAnsi="Arial" w:cs="Arial"/>
          <w:color w:val="000000"/>
          <w:sz w:val="20"/>
          <w:szCs w:val="20"/>
          <w:lang w:val="en-US"/>
        </w:rPr>
      </w:pPr>
      <w:ins w:id="996" w:author="Jose Antonio Montero" w:date="2020-11-03T23:49:00Z">
        <w:r>
          <w:rPr>
            <w:rFonts w:ascii="Arial" w:hAnsi="Arial" w:cs="Arial"/>
            <w:color w:val="000000"/>
            <w:sz w:val="20"/>
            <w:szCs w:val="20"/>
            <w:lang w:val="en-US"/>
          </w:rPr>
          <w:tab/>
        </w:r>
      </w:ins>
      <w:ins w:id="997" w:author="Jose Antonio Montero" w:date="2020-11-03T23:54:00Z">
        <w:r w:rsidR="00001653"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Per </w:t>
        </w:r>
        <w:proofErr w:type="spellStart"/>
        <w:r w:rsidR="00001653">
          <w:rPr>
            <w:rFonts w:ascii="Arial" w:hAnsi="Arial" w:cs="Arial"/>
            <w:color w:val="000000"/>
            <w:sz w:val="20"/>
            <w:szCs w:val="20"/>
            <w:lang w:val="en-US"/>
          </w:rPr>
          <w:t>carregar</w:t>
        </w:r>
        <w:proofErr w:type="spellEnd"/>
        <w:r w:rsidR="00001653"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el driver de Selenium hem </w:t>
        </w:r>
        <w:proofErr w:type="spellStart"/>
        <w:r w:rsidR="00001653">
          <w:rPr>
            <w:rFonts w:ascii="Arial" w:hAnsi="Arial" w:cs="Arial"/>
            <w:color w:val="000000"/>
            <w:sz w:val="20"/>
            <w:szCs w:val="20"/>
            <w:lang w:val="en-US"/>
          </w:rPr>
          <w:t>fet</w:t>
        </w:r>
        <w:proofErr w:type="spellEnd"/>
      </w:ins>
    </w:p>
    <w:p w14:paraId="36B61802" w14:textId="02C3E397" w:rsidR="00001653" w:rsidRDefault="00001653" w:rsidP="001F276E">
      <w:pPr>
        <w:pStyle w:val="Emphasis"/>
        <w:rPr>
          <w:ins w:id="998" w:author="Jose Antonio Montero" w:date="2020-11-03T23:54:00Z"/>
          <w:rFonts w:ascii="Arial" w:hAnsi="Arial" w:cs="Arial"/>
          <w:color w:val="000000"/>
          <w:sz w:val="20"/>
          <w:szCs w:val="20"/>
          <w:lang w:val="en-US"/>
        </w:rPr>
      </w:pPr>
    </w:p>
    <w:p w14:paraId="115F7680" w14:textId="77777777" w:rsidR="00001653" w:rsidRDefault="00001653">
      <w:pPr>
        <w:pStyle w:val="HTMLconformatoprevio"/>
        <w:shd w:val="clear" w:color="auto" w:fill="FFFFFF"/>
        <w:ind w:left="720"/>
        <w:rPr>
          <w:ins w:id="999" w:author="Jose Antonio Montero" w:date="2020-11-03T23:54:00Z"/>
          <w:rFonts w:ascii="Consolas" w:hAnsi="Consolas"/>
          <w:color w:val="000000"/>
        </w:rPr>
        <w:pPrChange w:id="1000" w:author="Jose Antonio Montero" w:date="2020-11-03T23:54:00Z">
          <w:pPr>
            <w:pStyle w:val="HTMLconformatoprevio"/>
            <w:shd w:val="clear" w:color="auto" w:fill="FFFFFF"/>
          </w:pPr>
        </w:pPrChange>
      </w:pPr>
      <w:ins w:id="1001" w:author="Jose Antonio Montero" w:date="2020-11-03T23:54:00Z">
        <w:r>
          <w:rPr>
            <w:rFonts w:ascii="Arial" w:hAnsi="Arial" w:cs="Arial"/>
            <w:color w:val="000000"/>
            <w:lang w:val="en-US"/>
          </w:rPr>
          <w:tab/>
        </w:r>
        <w:r>
          <w:rPr>
            <w:rFonts w:ascii="Consolas" w:hAnsi="Consolas"/>
            <w:i/>
            <w:iCs/>
            <w:color w:val="808080"/>
          </w:rPr>
          <w:t xml:space="preserve">#Necessitem treballar amb </w:t>
        </w:r>
        <w:proofErr w:type="spellStart"/>
        <w:r>
          <w:rPr>
            <w:rFonts w:ascii="Consolas" w:hAnsi="Consolas"/>
            <w:i/>
            <w:iCs/>
            <w:color w:val="808080"/>
          </w:rPr>
          <w:t>Selenium</w:t>
        </w:r>
        <w:proofErr w:type="spellEnd"/>
        <w:r>
          <w:rPr>
            <w:rFonts w:ascii="Consolas" w:hAnsi="Consolas"/>
            <w:i/>
            <w:iCs/>
            <w:color w:val="808080"/>
          </w:rPr>
          <w:t xml:space="preserve"> per extreure d'aquest portal</w:t>
        </w:r>
        <w:r>
          <w:rPr>
            <w:rFonts w:ascii="Consolas" w:hAnsi="Consolas"/>
            <w:i/>
            <w:iCs/>
            <w:color w:val="808080"/>
          </w:rPr>
          <w:br/>
        </w:r>
        <w:r>
          <w:rPr>
            <w:rFonts w:ascii="Consolas" w:hAnsi="Consolas"/>
            <w:color w:val="000000"/>
          </w:rPr>
          <w:t xml:space="preserve">DRIVER_PATH = </w:t>
        </w:r>
        <w:r>
          <w:rPr>
            <w:rFonts w:ascii="Consolas" w:hAnsi="Consolas"/>
            <w:b/>
            <w:bCs/>
            <w:color w:val="008080"/>
          </w:rPr>
          <w:t>"d:</w:t>
        </w:r>
        <w:r>
          <w:rPr>
            <w:rFonts w:ascii="Consolas" w:hAnsi="Consolas"/>
            <w:b/>
            <w:bCs/>
            <w:color w:val="000080"/>
          </w:rPr>
          <w:t>\\</w:t>
        </w:r>
        <w:r>
          <w:rPr>
            <w:rFonts w:ascii="Consolas" w:hAnsi="Consolas"/>
            <w:b/>
            <w:bCs/>
            <w:color w:val="008080"/>
          </w:rPr>
          <w:t>UOC_ML</w:t>
        </w:r>
        <w:r>
          <w:rPr>
            <w:rFonts w:ascii="Consolas" w:hAnsi="Consolas"/>
            <w:b/>
            <w:bCs/>
            <w:color w:val="000080"/>
          </w:rPr>
          <w:t>\\</w:t>
        </w:r>
        <w:r>
          <w:rPr>
            <w:rFonts w:ascii="Consolas" w:hAnsi="Consolas"/>
            <w:b/>
            <w:bCs/>
            <w:color w:val="008080"/>
          </w:rPr>
          <w:t>chromedriver.exe"</w:t>
        </w:r>
        <w:r>
          <w:rPr>
            <w:rFonts w:ascii="Consolas" w:hAnsi="Consolas"/>
            <w:b/>
            <w:bCs/>
            <w:color w:val="008080"/>
          </w:rPr>
          <w:br/>
        </w:r>
        <w:proofErr w:type="spellStart"/>
        <w:r>
          <w:rPr>
            <w:rFonts w:ascii="Consolas" w:hAnsi="Consolas"/>
            <w:color w:val="000000"/>
          </w:rPr>
          <w:t>options</w:t>
        </w:r>
        <w:proofErr w:type="spellEnd"/>
        <w:r>
          <w:rPr>
            <w:rFonts w:ascii="Consolas" w:hAnsi="Consolas"/>
            <w:color w:val="000000"/>
          </w:rPr>
          <w:t xml:space="preserve"> = </w:t>
        </w:r>
        <w:proofErr w:type="spellStart"/>
        <w:r>
          <w:rPr>
            <w:rFonts w:ascii="Consolas" w:hAnsi="Consolas"/>
            <w:color w:val="000000"/>
          </w:rPr>
          <w:t>Options</w:t>
        </w:r>
        <w:proofErr w:type="spellEnd"/>
        <w:r>
          <w:rPr>
            <w:rFonts w:ascii="Consolas" w:hAnsi="Consolas"/>
            <w:color w:val="000000"/>
          </w:rPr>
          <w:t>()</w:t>
        </w:r>
        <w:r>
          <w:rPr>
            <w:rFonts w:ascii="Consolas" w:hAnsi="Consolas"/>
            <w:color w:val="000000"/>
          </w:rPr>
          <w:br/>
        </w:r>
        <w:proofErr w:type="spellStart"/>
        <w:r>
          <w:rPr>
            <w:rFonts w:ascii="Consolas" w:hAnsi="Consolas"/>
            <w:color w:val="000000"/>
          </w:rPr>
          <w:t>options.headless</w:t>
        </w:r>
        <w:proofErr w:type="spellEnd"/>
        <w:r>
          <w:rPr>
            <w:rFonts w:ascii="Consolas" w:hAnsi="Consolas"/>
            <w:color w:val="000000"/>
          </w:rPr>
          <w:t xml:space="preserve"> = </w:t>
        </w:r>
        <w:proofErr w:type="spellStart"/>
        <w:r>
          <w:rPr>
            <w:rFonts w:ascii="Consolas" w:hAnsi="Consolas"/>
            <w:b/>
            <w:bCs/>
            <w:color w:val="000080"/>
          </w:rPr>
          <w:t>True</w:t>
        </w:r>
        <w:proofErr w:type="spellEnd"/>
        <w:r>
          <w:rPr>
            <w:rFonts w:ascii="Consolas" w:hAnsi="Consolas"/>
            <w:b/>
            <w:bCs/>
            <w:color w:val="000080"/>
          </w:rPr>
          <w:br/>
        </w:r>
        <w:proofErr w:type="spellStart"/>
        <w:r>
          <w:rPr>
            <w:rFonts w:ascii="Consolas" w:hAnsi="Consolas"/>
            <w:color w:val="000000"/>
          </w:rPr>
          <w:t>options.add_argument</w:t>
        </w:r>
        <w:proofErr w:type="spellEnd"/>
        <w:r>
          <w:rPr>
            <w:rFonts w:ascii="Consolas" w:hAnsi="Consolas"/>
            <w:color w:val="000000"/>
          </w:rPr>
          <w:t>(</w:t>
        </w:r>
        <w:r>
          <w:rPr>
            <w:rFonts w:ascii="Consolas" w:hAnsi="Consolas"/>
            <w:b/>
            <w:bCs/>
            <w:color w:val="008080"/>
          </w:rPr>
          <w:t>"--</w:t>
        </w:r>
        <w:proofErr w:type="spellStart"/>
        <w:r>
          <w:rPr>
            <w:rFonts w:ascii="Consolas" w:hAnsi="Consolas"/>
            <w:b/>
            <w:bCs/>
            <w:color w:val="008080"/>
          </w:rPr>
          <w:t>window-size</w:t>
        </w:r>
        <w:proofErr w:type="spellEnd"/>
        <w:r>
          <w:rPr>
            <w:rFonts w:ascii="Consolas" w:hAnsi="Consolas"/>
            <w:b/>
            <w:bCs/>
            <w:color w:val="008080"/>
          </w:rPr>
          <w:t>=1920,1200"</w:t>
        </w:r>
        <w:r>
          <w:rPr>
            <w:rFonts w:ascii="Consolas" w:hAnsi="Consolas"/>
            <w:color w:val="000000"/>
          </w:rPr>
          <w:t>)</w:t>
        </w:r>
      </w:ins>
    </w:p>
    <w:p w14:paraId="2FFEC9AF" w14:textId="1651CC7E" w:rsidR="00001653" w:rsidRDefault="00001653" w:rsidP="001F276E">
      <w:pPr>
        <w:pStyle w:val="Emphasis"/>
        <w:rPr>
          <w:ins w:id="1002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344B9A47" w14:textId="20F574D8" w:rsidR="004F4AA1" w:rsidRDefault="00001653" w:rsidP="001F276E">
      <w:pPr>
        <w:pStyle w:val="Emphasis"/>
        <w:rPr>
          <w:ins w:id="1003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  <w:ins w:id="1004" w:author="Jose Antonio Montero" w:date="2020-11-03T23:54:00Z">
        <w:r>
          <w:rPr>
            <w:rFonts w:ascii="Arial" w:hAnsi="Arial" w:cs="Arial"/>
            <w:color w:val="000000"/>
            <w:sz w:val="20"/>
            <w:szCs w:val="20"/>
            <w:lang w:val="en-US"/>
          </w:rPr>
          <w:tab/>
          <w:t xml:space="preserve">Per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extreure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el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codi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html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d’una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url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concreta</w:t>
        </w:r>
      </w:ins>
      <w:proofErr w:type="spellEnd"/>
    </w:p>
    <w:p w14:paraId="30F3DD72" w14:textId="16832347" w:rsidR="004F4AA1" w:rsidRDefault="004F4AA1" w:rsidP="001F276E">
      <w:pPr>
        <w:pStyle w:val="Emphasis"/>
        <w:rPr>
          <w:ins w:id="1005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6D23B1F9" w14:textId="77777777" w:rsidR="00001653" w:rsidRDefault="00001653">
      <w:pPr>
        <w:pStyle w:val="HTMLconformatoprevio"/>
        <w:shd w:val="clear" w:color="auto" w:fill="FFFFFF"/>
        <w:ind w:left="720"/>
        <w:rPr>
          <w:ins w:id="1006" w:author="Jose Antonio Montero" w:date="2020-11-03T23:54:00Z"/>
          <w:rFonts w:ascii="Consolas" w:hAnsi="Consolas"/>
          <w:color w:val="000000"/>
        </w:rPr>
        <w:pPrChange w:id="1007" w:author="Jose Antonio Montero" w:date="2020-11-03T23:54:00Z">
          <w:pPr>
            <w:pStyle w:val="HTMLconformatoprevio"/>
            <w:shd w:val="clear" w:color="auto" w:fill="FFFFFF"/>
          </w:pPr>
        </w:pPrChange>
      </w:pPr>
      <w:ins w:id="1008" w:author="Jose Antonio Montero" w:date="2020-11-03T23:54:00Z">
        <w:r>
          <w:rPr>
            <w:rFonts w:ascii="Arial" w:hAnsi="Arial" w:cs="Arial"/>
            <w:color w:val="000000"/>
            <w:lang w:val="en-US"/>
          </w:rPr>
          <w:tab/>
        </w:r>
        <w:r>
          <w:rPr>
            <w:rFonts w:ascii="Consolas" w:hAnsi="Consolas"/>
            <w:i/>
            <w:iCs/>
            <w:color w:val="808080"/>
          </w:rPr>
          <w:t xml:space="preserve">#invoquem el </w:t>
        </w:r>
        <w:proofErr w:type="spellStart"/>
        <w:r>
          <w:rPr>
            <w:rFonts w:ascii="Consolas" w:hAnsi="Consolas"/>
            <w:i/>
            <w:iCs/>
            <w:color w:val="808080"/>
          </w:rPr>
          <w:t>driver</w:t>
        </w:r>
        <w:proofErr w:type="spellEnd"/>
        <w:r>
          <w:rPr>
            <w:rFonts w:ascii="Consolas" w:hAnsi="Consolas"/>
            <w:i/>
            <w:iCs/>
            <w:color w:val="808080"/>
          </w:rPr>
          <w:t xml:space="preserve"> per obtenir el </w:t>
        </w:r>
        <w:proofErr w:type="spellStart"/>
        <w:r>
          <w:rPr>
            <w:rFonts w:ascii="Consolas" w:hAnsi="Consolas"/>
            <w:i/>
            <w:iCs/>
            <w:color w:val="808080"/>
          </w:rPr>
          <w:t>html</w:t>
        </w:r>
        <w:proofErr w:type="spellEnd"/>
        <w:r>
          <w:rPr>
            <w:rFonts w:ascii="Consolas" w:hAnsi="Consolas"/>
            <w:i/>
            <w:iCs/>
            <w:color w:val="808080"/>
          </w:rPr>
          <w:br/>
        </w:r>
        <w:proofErr w:type="spellStart"/>
        <w:r>
          <w:rPr>
            <w:rFonts w:ascii="Consolas" w:hAnsi="Consolas"/>
            <w:color w:val="000000"/>
          </w:rPr>
          <w:t>driver</w:t>
        </w:r>
        <w:proofErr w:type="spellEnd"/>
        <w:r>
          <w:rPr>
            <w:rFonts w:ascii="Consolas" w:hAnsi="Consolas"/>
            <w:color w:val="000000"/>
          </w:rPr>
          <w:t xml:space="preserve"> = </w:t>
        </w:r>
        <w:proofErr w:type="spellStart"/>
        <w:r>
          <w:rPr>
            <w:rFonts w:ascii="Consolas" w:hAnsi="Consolas"/>
            <w:color w:val="000000"/>
          </w:rPr>
          <w:t>webdriver.Chrome</w:t>
        </w:r>
        <w:proofErr w:type="spellEnd"/>
        <w:r>
          <w:rPr>
            <w:rFonts w:ascii="Consolas" w:hAnsi="Consolas"/>
            <w:color w:val="000000"/>
          </w:rPr>
          <w:t>(</w:t>
        </w:r>
        <w:proofErr w:type="spellStart"/>
        <w:r>
          <w:rPr>
            <w:rFonts w:ascii="Consolas" w:hAnsi="Consolas"/>
            <w:color w:val="660099"/>
          </w:rPr>
          <w:t>options</w:t>
        </w:r>
        <w:proofErr w:type="spellEnd"/>
        <w:r>
          <w:rPr>
            <w:rFonts w:ascii="Consolas" w:hAnsi="Consolas"/>
            <w:color w:val="000000"/>
          </w:rPr>
          <w:t>=</w:t>
        </w:r>
        <w:proofErr w:type="spellStart"/>
        <w:r>
          <w:rPr>
            <w:rFonts w:ascii="Consolas" w:hAnsi="Consolas"/>
            <w:color w:val="000000"/>
          </w:rPr>
          <w:t>options</w:t>
        </w:r>
        <w:proofErr w:type="spellEnd"/>
        <w:r>
          <w:rPr>
            <w:rFonts w:ascii="Consolas" w:hAnsi="Consolas"/>
            <w:color w:val="000000"/>
          </w:rPr>
          <w:t xml:space="preserve">, </w:t>
        </w:r>
        <w:proofErr w:type="spellStart"/>
        <w:r>
          <w:rPr>
            <w:rFonts w:ascii="Consolas" w:hAnsi="Consolas"/>
            <w:color w:val="660099"/>
          </w:rPr>
          <w:t>executable_path</w:t>
        </w:r>
        <w:proofErr w:type="spellEnd"/>
        <w:r>
          <w:rPr>
            <w:rFonts w:ascii="Consolas" w:hAnsi="Consolas"/>
            <w:color w:val="000000"/>
          </w:rPr>
          <w:t>=DRIVER_PATH)</w:t>
        </w:r>
        <w:r>
          <w:rPr>
            <w:rFonts w:ascii="Consolas" w:hAnsi="Consolas"/>
            <w:color w:val="000000"/>
          </w:rPr>
          <w:br/>
        </w:r>
        <w:proofErr w:type="spellStart"/>
        <w:r>
          <w:rPr>
            <w:rFonts w:ascii="Consolas" w:hAnsi="Consolas"/>
            <w:color w:val="808080"/>
          </w:rPr>
          <w:t>soup</w:t>
        </w:r>
        <w:proofErr w:type="spellEnd"/>
        <w:r>
          <w:rPr>
            <w:rFonts w:ascii="Consolas" w:hAnsi="Consolas"/>
            <w:color w:val="808080"/>
          </w:rPr>
          <w:t xml:space="preserve"> </w:t>
        </w:r>
        <w:r>
          <w:rPr>
            <w:rFonts w:ascii="Consolas" w:hAnsi="Consolas"/>
            <w:color w:val="000000"/>
          </w:rPr>
          <w:t xml:space="preserve">= </w:t>
        </w:r>
        <w:proofErr w:type="spellStart"/>
        <w:r>
          <w:rPr>
            <w:rFonts w:ascii="Consolas" w:hAnsi="Consolas"/>
            <w:color w:val="000000"/>
          </w:rPr>
          <w:t>driver.get</w:t>
        </w:r>
        <w:proofErr w:type="spellEnd"/>
        <w:r>
          <w:rPr>
            <w:rFonts w:ascii="Consolas" w:hAnsi="Consolas"/>
            <w:color w:val="000000"/>
          </w:rPr>
          <w:t>(</w:t>
        </w:r>
        <w:proofErr w:type="spellStart"/>
        <w:r>
          <w:rPr>
            <w:rFonts w:ascii="Consolas" w:hAnsi="Consolas"/>
            <w:color w:val="000000"/>
          </w:rPr>
          <w:t>p_url</w:t>
        </w:r>
        <w:proofErr w:type="spellEnd"/>
        <w:r>
          <w:rPr>
            <w:rFonts w:ascii="Consolas" w:hAnsi="Consolas"/>
            <w:color w:val="000000"/>
          </w:rPr>
          <w:t>)</w:t>
        </w:r>
      </w:ins>
    </w:p>
    <w:p w14:paraId="3FED0B7F" w14:textId="0D6F92BA" w:rsidR="004F4AA1" w:rsidRDefault="004F4AA1" w:rsidP="001F276E">
      <w:pPr>
        <w:pStyle w:val="Emphasis"/>
        <w:rPr>
          <w:ins w:id="1009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18CB6419" w14:textId="3AF781EB" w:rsidR="004F4AA1" w:rsidRDefault="00001653" w:rsidP="001F276E">
      <w:pPr>
        <w:pStyle w:val="Emphasis"/>
        <w:rPr>
          <w:ins w:id="1010" w:author="Jose Antonio Montero" w:date="2020-11-03T23:55:00Z"/>
          <w:rFonts w:ascii="Arial" w:hAnsi="Arial" w:cs="Arial"/>
          <w:color w:val="000000"/>
          <w:sz w:val="20"/>
          <w:szCs w:val="20"/>
          <w:lang w:val="en-US"/>
        </w:rPr>
      </w:pPr>
      <w:ins w:id="1011" w:author="Jose Antonio Montero" w:date="2020-11-03T23:54:00Z">
        <w:r>
          <w:rPr>
            <w:rFonts w:ascii="Arial" w:hAnsi="Arial" w:cs="Arial"/>
            <w:color w:val="000000"/>
            <w:sz w:val="20"/>
            <w:szCs w:val="20"/>
            <w:lang w:val="en-US"/>
          </w:rPr>
          <w:tab/>
          <w:t xml:space="preserve">I per fer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cerques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</w:t>
        </w:r>
        <w:proofErr w:type="spellStart"/>
        <w:r>
          <w:rPr>
            <w:rFonts w:ascii="Arial" w:hAnsi="Arial" w:cs="Arial"/>
            <w:color w:val="000000"/>
            <w:sz w:val="20"/>
            <w:szCs w:val="20"/>
            <w:lang w:val="en-US"/>
          </w:rPr>
          <w:t>amb</w:t>
        </w:r>
        <w:proofErr w:type="spellEnd"/>
        <w:r>
          <w:rPr>
            <w:rFonts w:ascii="Arial" w:hAnsi="Arial" w:cs="Arial"/>
            <w:color w:val="000000"/>
            <w:sz w:val="20"/>
            <w:szCs w:val="20"/>
            <w:lang w:val="en-US"/>
          </w:rPr>
          <w:t xml:space="preserve"> </w:t>
        </w:r>
      </w:ins>
      <w:proofErr w:type="spellStart"/>
      <w:ins w:id="1012" w:author="Jose Antonio Montero" w:date="2020-11-03T23:55:00Z">
        <w:r>
          <w:rPr>
            <w:rFonts w:ascii="Arial" w:hAnsi="Arial" w:cs="Arial"/>
            <w:color w:val="000000"/>
            <w:sz w:val="20"/>
            <w:szCs w:val="20"/>
            <w:lang w:val="en-US"/>
          </w:rPr>
          <w:t>Xpath</w:t>
        </w:r>
        <w:proofErr w:type="spellEnd"/>
      </w:ins>
    </w:p>
    <w:p w14:paraId="443FE96B" w14:textId="62EA7E91" w:rsidR="00001653" w:rsidRDefault="00001653" w:rsidP="001F276E">
      <w:pPr>
        <w:pStyle w:val="Emphasis"/>
        <w:rPr>
          <w:ins w:id="1013" w:author="Jose Antonio Montero" w:date="2020-11-03T23:55:00Z"/>
          <w:rFonts w:ascii="Arial" w:hAnsi="Arial" w:cs="Arial"/>
          <w:color w:val="000000"/>
          <w:sz w:val="20"/>
          <w:szCs w:val="20"/>
          <w:lang w:val="en-US"/>
        </w:rPr>
      </w:pPr>
    </w:p>
    <w:p w14:paraId="220C2A8D" w14:textId="584E4767" w:rsidR="00001653" w:rsidRDefault="00001653" w:rsidP="00001653">
      <w:pPr>
        <w:pStyle w:val="HTMLconformatoprevio"/>
        <w:shd w:val="clear" w:color="auto" w:fill="FFFFFF"/>
        <w:rPr>
          <w:ins w:id="1014" w:author="Jose Antonio Montero" w:date="2020-11-03T23:55:00Z"/>
          <w:rFonts w:ascii="Consolas" w:hAnsi="Consolas"/>
          <w:color w:val="000000"/>
        </w:rPr>
      </w:pPr>
      <w:ins w:id="1015" w:author="Jose Antonio Montero" w:date="2020-11-03T23:55:00Z">
        <w:r>
          <w:rPr>
            <w:rFonts w:ascii="Arial" w:hAnsi="Arial" w:cs="Arial"/>
            <w:color w:val="000000"/>
            <w:lang w:val="en-US"/>
          </w:rPr>
          <w:t xml:space="preserve">              </w:t>
        </w:r>
        <w:proofErr w:type="spellStart"/>
        <w:r>
          <w:rPr>
            <w:rFonts w:ascii="Consolas" w:hAnsi="Consolas"/>
            <w:color w:val="000000"/>
          </w:rPr>
          <w:t>v_event</w:t>
        </w:r>
        <w:proofErr w:type="spellEnd"/>
        <w:r>
          <w:rPr>
            <w:rFonts w:ascii="Consolas" w:hAnsi="Consolas"/>
            <w:color w:val="000000"/>
          </w:rPr>
          <w:t xml:space="preserve"> = </w:t>
        </w:r>
        <w:proofErr w:type="spellStart"/>
        <w:r>
          <w:rPr>
            <w:rFonts w:ascii="Consolas" w:hAnsi="Consolas"/>
            <w:color w:val="000000"/>
          </w:rPr>
          <w:t>driver.find_element_by_xpath</w:t>
        </w:r>
        <w:proofErr w:type="spellEnd"/>
        <w:r>
          <w:rPr>
            <w:rFonts w:ascii="Consolas" w:hAnsi="Consolas"/>
            <w:color w:val="000000"/>
          </w:rPr>
          <w:t>(</w:t>
        </w:r>
        <w:r>
          <w:rPr>
            <w:rFonts w:ascii="Consolas" w:hAnsi="Consolas"/>
            <w:b/>
            <w:bCs/>
            <w:color w:val="008080"/>
          </w:rPr>
          <w:t>"//h2[@class='__title -</w:t>
        </w:r>
        <w:proofErr w:type="spellStart"/>
        <w:r>
          <w:rPr>
            <w:rFonts w:ascii="Consolas" w:hAnsi="Consolas"/>
            <w:b/>
            <w:bCs/>
            <w:color w:val="008080"/>
          </w:rPr>
          <w:t>uppercase</w:t>
        </w:r>
        <w:proofErr w:type="spellEnd"/>
        <w:r>
          <w:rPr>
            <w:rFonts w:ascii="Consolas" w:hAnsi="Consolas"/>
            <w:b/>
            <w:bCs/>
            <w:color w:val="008080"/>
          </w:rPr>
          <w:t>']"</w:t>
        </w:r>
        <w:r>
          <w:rPr>
            <w:rFonts w:ascii="Consolas" w:hAnsi="Consolas"/>
            <w:color w:val="000000"/>
          </w:rPr>
          <w:t>)</w:t>
        </w:r>
      </w:ins>
    </w:p>
    <w:p w14:paraId="59067291" w14:textId="47C9368B" w:rsidR="00001653" w:rsidRDefault="00001653" w:rsidP="001F276E">
      <w:pPr>
        <w:pStyle w:val="Emphasis"/>
        <w:rPr>
          <w:ins w:id="1016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1F7B9761" w14:textId="636B2B58" w:rsidR="004F4AA1" w:rsidRDefault="004F4AA1" w:rsidP="001F276E">
      <w:pPr>
        <w:pStyle w:val="Emphasis"/>
        <w:rPr>
          <w:ins w:id="1017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216AB745" w14:textId="1605A5EA" w:rsidR="004F4AA1" w:rsidRDefault="004F4AA1" w:rsidP="001F276E">
      <w:pPr>
        <w:pStyle w:val="Emphasis"/>
        <w:rPr>
          <w:ins w:id="1018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71BABF4C" w14:textId="2449B6C7" w:rsidR="004F4AA1" w:rsidRDefault="004F4AA1" w:rsidP="001F276E">
      <w:pPr>
        <w:pStyle w:val="Emphasis"/>
        <w:rPr>
          <w:ins w:id="1019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3AF5C6FC" w14:textId="01DF9176" w:rsidR="004F4AA1" w:rsidRDefault="004F4AA1" w:rsidP="001F276E">
      <w:pPr>
        <w:pStyle w:val="Emphasis"/>
        <w:rPr>
          <w:ins w:id="1020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78DBFC28" w14:textId="2A6595C1" w:rsidR="004F4AA1" w:rsidRDefault="004F4AA1" w:rsidP="001F276E">
      <w:pPr>
        <w:pStyle w:val="Emphasis"/>
        <w:rPr>
          <w:ins w:id="1021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162EC40A" w14:textId="1B236C95" w:rsidR="004F4AA1" w:rsidRDefault="004F4AA1" w:rsidP="001F276E">
      <w:pPr>
        <w:pStyle w:val="Emphasis"/>
        <w:rPr>
          <w:ins w:id="1022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39094567" w14:textId="33B85FE1" w:rsidR="004F4AA1" w:rsidRDefault="004F4AA1" w:rsidP="001F276E">
      <w:pPr>
        <w:pStyle w:val="Emphasis"/>
        <w:rPr>
          <w:ins w:id="1023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4342FDF3" w14:textId="7C152A7E" w:rsidR="004F4AA1" w:rsidRDefault="004F4AA1" w:rsidP="001F276E">
      <w:pPr>
        <w:pStyle w:val="Emphasis"/>
        <w:rPr>
          <w:ins w:id="1024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530C0E19" w14:textId="1085A555" w:rsidR="004F4AA1" w:rsidRDefault="004F4AA1" w:rsidP="001F276E">
      <w:pPr>
        <w:pStyle w:val="Emphasis"/>
        <w:rPr>
          <w:ins w:id="1025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722475F5" w14:textId="7BCE2E2A" w:rsidR="004F4AA1" w:rsidRDefault="004F4AA1" w:rsidP="001F276E">
      <w:pPr>
        <w:pStyle w:val="Emphasis"/>
        <w:rPr>
          <w:ins w:id="1026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2FCDEC55" w14:textId="09F04216" w:rsidR="004F4AA1" w:rsidRDefault="004F4AA1" w:rsidP="001F276E">
      <w:pPr>
        <w:pStyle w:val="Emphasis"/>
        <w:rPr>
          <w:ins w:id="1027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61240B39" w14:textId="3ECF839E" w:rsidR="004F4AA1" w:rsidRDefault="004F4AA1" w:rsidP="001F276E">
      <w:pPr>
        <w:pStyle w:val="Emphasis"/>
        <w:rPr>
          <w:ins w:id="1028" w:author="Jose Antonio Montero" w:date="2020-11-03T23:43:00Z"/>
          <w:rFonts w:ascii="Arial" w:hAnsi="Arial" w:cs="Arial"/>
          <w:color w:val="000000"/>
          <w:sz w:val="20"/>
          <w:szCs w:val="20"/>
          <w:lang w:val="en-US"/>
        </w:rPr>
      </w:pPr>
    </w:p>
    <w:p w14:paraId="0619EEDD" w14:textId="1169FF7C" w:rsidR="00AE6C74" w:rsidDel="00865DCB" w:rsidRDefault="00AE6C74" w:rsidP="001F276E">
      <w:pPr>
        <w:pStyle w:val="Emphasis"/>
        <w:rPr>
          <w:del w:id="1029" w:author="Jose Antonio Montero" w:date="2020-11-03T23:56:00Z"/>
          <w:noProof/>
          <w:lang w:val="es-ES_tradnl" w:eastAsia="en-GB"/>
        </w:rPr>
      </w:pPr>
    </w:p>
    <w:p w14:paraId="631C16EE" w14:textId="15FA992E" w:rsidR="0060098F" w:rsidRDefault="0060098F" w:rsidP="00DD5A6A">
      <w:pPr>
        <w:pStyle w:val="Subhead1"/>
      </w:pPr>
      <w:bookmarkStart w:id="1030" w:name="_Toc53932286"/>
      <w:r w:rsidRPr="00F314DF">
        <w:lastRenderedPageBreak/>
        <w:t>Referenci</w:t>
      </w:r>
      <w:r w:rsidR="00337BE9">
        <w:t>e</w:t>
      </w:r>
      <w:r w:rsidRPr="00F314DF">
        <w:t>s</w:t>
      </w:r>
      <w:bookmarkEnd w:id="1030"/>
    </w:p>
    <w:p w14:paraId="47A8860C" w14:textId="77777777" w:rsidR="00753474" w:rsidRPr="00F314DF" w:rsidRDefault="00753474" w:rsidP="00753474">
      <w:pPr>
        <w:pStyle w:val="Subhead1"/>
        <w:numPr>
          <w:ilvl w:val="0"/>
          <w:numId w:val="0"/>
        </w:numPr>
        <w:ind w:left="360"/>
      </w:pPr>
    </w:p>
    <w:tbl>
      <w:tblPr>
        <w:tblW w:w="0" w:type="auto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3"/>
        <w:gridCol w:w="2790"/>
        <w:gridCol w:w="4399"/>
      </w:tblGrid>
      <w:tr w:rsidR="0060098F" w:rsidRPr="00B72C3B" w14:paraId="60DDBB02" w14:textId="77777777" w:rsidTr="00136815">
        <w:tc>
          <w:tcPr>
            <w:tcW w:w="2403" w:type="dxa"/>
            <w:shd w:val="clear" w:color="auto" w:fill="999999"/>
          </w:tcPr>
          <w:p w14:paraId="272B4F2E" w14:textId="644BA0FA" w:rsidR="0060098F" w:rsidRPr="004D0198" w:rsidRDefault="0060098F" w:rsidP="00136815">
            <w:pPr>
              <w:pStyle w:val="TableMedium"/>
              <w:rPr>
                <w:b/>
                <w:bCs/>
                <w:color w:val="000000"/>
                <w:lang w:val="es-ES"/>
              </w:rPr>
            </w:pPr>
            <w:proofErr w:type="spellStart"/>
            <w:r>
              <w:rPr>
                <w:b/>
                <w:color w:val="000000"/>
                <w:sz w:val="20"/>
                <w:lang w:val="es-ES"/>
              </w:rPr>
              <w:t>Document</w:t>
            </w:r>
            <w:proofErr w:type="spellEnd"/>
          </w:p>
        </w:tc>
        <w:tc>
          <w:tcPr>
            <w:tcW w:w="2790" w:type="dxa"/>
            <w:shd w:val="clear" w:color="auto" w:fill="999999"/>
          </w:tcPr>
          <w:p w14:paraId="438962DD" w14:textId="446B72FB" w:rsidR="0060098F" w:rsidRPr="004D0198" w:rsidRDefault="0060098F" w:rsidP="00136815">
            <w:pPr>
              <w:pStyle w:val="TableMedium"/>
              <w:rPr>
                <w:b/>
                <w:color w:val="000000"/>
                <w:sz w:val="20"/>
                <w:lang w:val="es-ES"/>
              </w:rPr>
            </w:pPr>
            <w:proofErr w:type="spellStart"/>
            <w:r w:rsidRPr="004D0198">
              <w:rPr>
                <w:b/>
                <w:color w:val="000000"/>
                <w:sz w:val="20"/>
                <w:lang w:val="es-ES"/>
              </w:rPr>
              <w:t>Descripció</w:t>
            </w:r>
            <w:proofErr w:type="spellEnd"/>
          </w:p>
        </w:tc>
        <w:tc>
          <w:tcPr>
            <w:tcW w:w="3400" w:type="dxa"/>
            <w:shd w:val="clear" w:color="auto" w:fill="999999"/>
          </w:tcPr>
          <w:p w14:paraId="08A2993F" w14:textId="77777777" w:rsidR="0060098F" w:rsidRPr="004D0198" w:rsidRDefault="0060098F" w:rsidP="00136815">
            <w:pPr>
              <w:pStyle w:val="TableMedium"/>
              <w:rPr>
                <w:b/>
                <w:bCs/>
                <w:color w:val="000000"/>
                <w:lang w:val="es-ES"/>
              </w:rPr>
            </w:pPr>
            <w:proofErr w:type="spellStart"/>
            <w:r>
              <w:rPr>
                <w:b/>
                <w:color w:val="000000"/>
                <w:sz w:val="20"/>
                <w:lang w:val="es-ES"/>
              </w:rPr>
              <w:t>Path</w:t>
            </w:r>
            <w:proofErr w:type="spellEnd"/>
          </w:p>
        </w:tc>
      </w:tr>
      <w:tr w:rsidR="00AE6C74" w:rsidRPr="00E368ED" w14:paraId="0EDF90BF" w14:textId="77777777" w:rsidTr="00136815">
        <w:tc>
          <w:tcPr>
            <w:tcW w:w="2403" w:type="dxa"/>
          </w:tcPr>
          <w:p w14:paraId="355C339D" w14:textId="19C7F504" w:rsidR="00AE6C74" w:rsidRPr="00700E09" w:rsidRDefault="00AE6C74" w:rsidP="00AE6C74">
            <w:pPr>
              <w:pStyle w:val="TableMedium"/>
              <w:rPr>
                <w:rFonts w:ascii="Verdana" w:hAnsi="Verdana"/>
                <w:color w:val="0000FF"/>
                <w:lang w:val="es-ES"/>
              </w:rPr>
            </w:pPr>
            <w:ins w:id="1031" w:author="Jose Antonio Montero" w:date="2020-11-03T23:40:00Z">
              <w:r w:rsidRPr="004D642A">
                <w:rPr>
                  <w:rFonts w:ascii="Verdana" w:hAnsi="Verdana"/>
                  <w:lang w:val="es-ES"/>
                </w:rPr>
                <w:t>Python Pocket Reference</w:t>
              </w:r>
            </w:ins>
          </w:p>
        </w:tc>
        <w:tc>
          <w:tcPr>
            <w:tcW w:w="2790" w:type="dxa"/>
          </w:tcPr>
          <w:p w14:paraId="2D34D97D" w14:textId="270F5A25" w:rsidR="00AE6C74" w:rsidRPr="00E368ED" w:rsidRDefault="00AE6C74" w:rsidP="00AE6C74">
            <w:pPr>
              <w:pStyle w:val="TableMedium"/>
              <w:rPr>
                <w:rFonts w:ascii="Verdana" w:hAnsi="Verdana"/>
                <w:color w:val="0000FF"/>
              </w:rPr>
            </w:pPr>
            <w:ins w:id="1032" w:author="Jose Antonio Montero" w:date="2020-11-03T23:40:00Z">
              <w:r w:rsidRPr="004D642A">
                <w:rPr>
                  <w:rFonts w:ascii="Verdana" w:hAnsi="Verdana"/>
                </w:rPr>
                <w:t xml:space="preserve">Referencia per </w:t>
              </w:r>
              <w:proofErr w:type="spellStart"/>
              <w:r w:rsidRPr="004D642A">
                <w:rPr>
                  <w:rFonts w:ascii="Verdana" w:hAnsi="Verdana"/>
                </w:rPr>
                <w:t>Python</w:t>
              </w:r>
            </w:ins>
            <w:proofErr w:type="spellEnd"/>
          </w:p>
        </w:tc>
        <w:tc>
          <w:tcPr>
            <w:tcW w:w="3400" w:type="dxa"/>
          </w:tcPr>
          <w:p w14:paraId="5F8866E0" w14:textId="1302000E" w:rsidR="00AE6C74" w:rsidRPr="002A1A31" w:rsidRDefault="00AE6C74" w:rsidP="00AE6C74">
            <w:pPr>
              <w:pStyle w:val="TableMedium"/>
              <w:rPr>
                <w:rFonts w:ascii="Verdana" w:hAnsi="Verdana"/>
                <w:color w:val="0000FF"/>
              </w:rPr>
            </w:pPr>
            <w:ins w:id="1033" w:author="Jose Antonio Montero" w:date="2020-11-03T23:40:00Z">
              <w:r w:rsidRPr="004D642A">
                <w:rPr>
                  <w:rFonts w:ascii="Verdana" w:hAnsi="Verdana"/>
                </w:rPr>
                <w:t xml:space="preserve">Editorial </w:t>
              </w:r>
              <w:proofErr w:type="spellStart"/>
              <w:r w:rsidRPr="004D642A">
                <w:rPr>
                  <w:rFonts w:ascii="Verdana" w:hAnsi="Verdana"/>
                </w:rPr>
                <w:t>O’Reilly</w:t>
              </w:r>
            </w:ins>
            <w:proofErr w:type="spellEnd"/>
          </w:p>
        </w:tc>
      </w:tr>
      <w:tr w:rsidR="00AE6C74" w:rsidRPr="00E368ED" w14:paraId="3A338F77" w14:textId="77777777" w:rsidTr="00136815">
        <w:tc>
          <w:tcPr>
            <w:tcW w:w="2403" w:type="dxa"/>
          </w:tcPr>
          <w:p w14:paraId="31C09C0C" w14:textId="619A361A" w:rsidR="00AE6C74" w:rsidRPr="002A1A31" w:rsidRDefault="00865DCB" w:rsidP="00AE6C74">
            <w:pPr>
              <w:pStyle w:val="TableMedium"/>
              <w:rPr>
                <w:rFonts w:ascii="Verdana" w:hAnsi="Verdana"/>
              </w:rPr>
            </w:pPr>
            <w:ins w:id="1034" w:author="Jose Antonio Montero" w:date="2020-11-03T23:57:00Z">
              <w:r>
                <w:rPr>
                  <w:rFonts w:ascii="Verdana" w:hAnsi="Verdana"/>
                </w:rPr>
                <w:t xml:space="preserve">Web </w:t>
              </w:r>
              <w:proofErr w:type="spellStart"/>
              <w:r>
                <w:rPr>
                  <w:rFonts w:ascii="Verdana" w:hAnsi="Verdana"/>
                </w:rPr>
                <w:t>Scrapping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using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Selenium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and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Python</w:t>
              </w:r>
            </w:ins>
            <w:proofErr w:type="spellEnd"/>
          </w:p>
        </w:tc>
        <w:tc>
          <w:tcPr>
            <w:tcW w:w="2790" w:type="dxa"/>
          </w:tcPr>
          <w:p w14:paraId="452F35BA" w14:textId="622DF1D3" w:rsidR="00AE6C74" w:rsidRPr="002A1A31" w:rsidRDefault="00865DCB" w:rsidP="00AE6C74">
            <w:pPr>
              <w:pStyle w:val="TableMedium"/>
              <w:rPr>
                <w:rFonts w:ascii="Verdana" w:hAnsi="Verdana"/>
              </w:rPr>
            </w:pPr>
            <w:proofErr w:type="spellStart"/>
            <w:ins w:id="1035" w:author="Jose Antonio Montero" w:date="2020-11-03T23:57:00Z">
              <w:r>
                <w:rPr>
                  <w:rFonts w:ascii="Verdana" w:hAnsi="Verdana"/>
                </w:rPr>
                <w:t>Tutorial</w:t>
              </w:r>
              <w:proofErr w:type="spellEnd"/>
              <w:r>
                <w:rPr>
                  <w:rFonts w:ascii="Verdana" w:hAnsi="Verdana"/>
                </w:rPr>
                <w:t xml:space="preserve"> de com fer servir </w:t>
              </w:r>
              <w:proofErr w:type="spellStart"/>
              <w:r>
                <w:rPr>
                  <w:rFonts w:ascii="Verdana" w:hAnsi="Verdana"/>
                </w:rPr>
                <w:t>Selenium</w:t>
              </w:r>
            </w:ins>
            <w:proofErr w:type="spellEnd"/>
          </w:p>
        </w:tc>
        <w:tc>
          <w:tcPr>
            <w:tcW w:w="3400" w:type="dxa"/>
          </w:tcPr>
          <w:p w14:paraId="3F2CF158" w14:textId="4AA9EE55" w:rsidR="00AE6C74" w:rsidRPr="002A1A31" w:rsidRDefault="00865DCB" w:rsidP="00AE6C74">
            <w:pPr>
              <w:pStyle w:val="TableMedium"/>
              <w:rPr>
                <w:rFonts w:ascii="Verdana" w:hAnsi="Verdana"/>
              </w:rPr>
            </w:pPr>
            <w:ins w:id="1036" w:author="Jose Antonio Montero" w:date="2020-11-03T23:57:00Z">
              <w:r w:rsidRPr="00865DCB">
                <w:rPr>
                  <w:rFonts w:ascii="Verdana" w:hAnsi="Verdana"/>
                </w:rPr>
                <w:t>https://www.scrapingbee.com/blog/selenium-python/</w:t>
              </w:r>
            </w:ins>
          </w:p>
        </w:tc>
      </w:tr>
      <w:tr w:rsidR="00AE6C74" w:rsidRPr="00E368ED" w14:paraId="5A539AB5" w14:textId="77777777" w:rsidTr="00136815">
        <w:tc>
          <w:tcPr>
            <w:tcW w:w="2403" w:type="dxa"/>
          </w:tcPr>
          <w:p w14:paraId="06F5D636" w14:textId="6CA3A04D" w:rsidR="00AE6C74" w:rsidRDefault="00865DCB" w:rsidP="00AE6C74">
            <w:pPr>
              <w:pStyle w:val="TableMedium"/>
              <w:rPr>
                <w:rFonts w:ascii="Verdana" w:hAnsi="Verdana"/>
              </w:rPr>
            </w:pPr>
            <w:proofErr w:type="spellStart"/>
            <w:ins w:id="1037" w:author="Jose Antonio Montero" w:date="2020-11-03T23:58:00Z">
              <w:r>
                <w:rPr>
                  <w:rFonts w:ascii="Verdana" w:hAnsi="Verdana"/>
                </w:rPr>
                <w:t>Practical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XPath</w:t>
              </w:r>
              <w:proofErr w:type="spellEnd"/>
              <w:r>
                <w:rPr>
                  <w:rFonts w:ascii="Verdana" w:hAnsi="Verdana"/>
                </w:rPr>
                <w:t xml:space="preserve"> for Web </w:t>
              </w:r>
              <w:proofErr w:type="spellStart"/>
              <w:r>
                <w:rPr>
                  <w:rFonts w:ascii="Verdana" w:hAnsi="Verdana"/>
                </w:rPr>
                <w:t>Scrapping</w:t>
              </w:r>
            </w:ins>
            <w:proofErr w:type="spellEnd"/>
          </w:p>
        </w:tc>
        <w:tc>
          <w:tcPr>
            <w:tcW w:w="2790" w:type="dxa"/>
          </w:tcPr>
          <w:p w14:paraId="202796CF" w14:textId="79EF9F0B" w:rsidR="00AE6C74" w:rsidRDefault="00865DCB" w:rsidP="00AE6C74">
            <w:pPr>
              <w:pStyle w:val="TableMedium"/>
              <w:rPr>
                <w:rFonts w:ascii="Verdana" w:hAnsi="Verdana"/>
              </w:rPr>
            </w:pPr>
            <w:ins w:id="1038" w:author="Jose Antonio Montero" w:date="2020-11-03T23:58:00Z">
              <w:r>
                <w:rPr>
                  <w:rFonts w:ascii="Verdana" w:hAnsi="Verdana"/>
                </w:rPr>
                <w:t xml:space="preserve">Utilitzar </w:t>
              </w:r>
              <w:proofErr w:type="spellStart"/>
              <w:r>
                <w:rPr>
                  <w:rFonts w:ascii="Verdana" w:hAnsi="Verdana"/>
                </w:rPr>
                <w:t>XPath</w:t>
              </w:r>
              <w:proofErr w:type="spellEnd"/>
              <w:r>
                <w:rPr>
                  <w:rFonts w:ascii="Verdana" w:hAnsi="Verdana"/>
                </w:rPr>
                <w:t xml:space="preserve"> expressions per fer web </w:t>
              </w:r>
              <w:proofErr w:type="spellStart"/>
              <w:r>
                <w:rPr>
                  <w:rFonts w:ascii="Verdana" w:hAnsi="Verdana"/>
                </w:rPr>
                <w:t>scrapping</w:t>
              </w:r>
            </w:ins>
            <w:proofErr w:type="spellEnd"/>
          </w:p>
        </w:tc>
        <w:tc>
          <w:tcPr>
            <w:tcW w:w="3400" w:type="dxa"/>
          </w:tcPr>
          <w:p w14:paraId="29D137BA" w14:textId="7F49F425" w:rsidR="00AE6C74" w:rsidRPr="009A28B0" w:rsidRDefault="00865DCB" w:rsidP="00AE6C74">
            <w:pPr>
              <w:pStyle w:val="TableMedium"/>
              <w:rPr>
                <w:rFonts w:ascii="Verdana" w:hAnsi="Verdana"/>
              </w:rPr>
            </w:pPr>
            <w:ins w:id="1039" w:author="Jose Antonio Montero" w:date="2020-11-03T23:57:00Z">
              <w:r w:rsidRPr="00865DCB">
                <w:rPr>
                  <w:rFonts w:ascii="Verdana" w:hAnsi="Verdana"/>
                </w:rPr>
                <w:t>https://www.scrapingbee.com/blog/practical-xpath-for-web-scraping/</w:t>
              </w:r>
            </w:ins>
          </w:p>
        </w:tc>
      </w:tr>
      <w:tr w:rsidR="00AE6C74" w:rsidRPr="00E368ED" w14:paraId="38422AC9" w14:textId="77777777" w:rsidTr="00136815">
        <w:tc>
          <w:tcPr>
            <w:tcW w:w="2403" w:type="dxa"/>
          </w:tcPr>
          <w:p w14:paraId="6F4A7356" w14:textId="3A57A47A" w:rsidR="00AE6C74" w:rsidRDefault="0023742C" w:rsidP="00AE6C74">
            <w:pPr>
              <w:pStyle w:val="TableMedium"/>
              <w:rPr>
                <w:rFonts w:ascii="Verdana" w:hAnsi="Verdana"/>
              </w:rPr>
            </w:pPr>
            <w:ins w:id="1040" w:author="MURAT MORA" w:date="2020-11-04T10:03:00Z">
              <w:r>
                <w:rPr>
                  <w:rFonts w:ascii="Verdana" w:hAnsi="Verdana"/>
                </w:rPr>
                <w:t xml:space="preserve">Web amb exemples i explicacions ús </w:t>
              </w:r>
              <w:proofErr w:type="spellStart"/>
              <w:r>
                <w:rPr>
                  <w:rFonts w:ascii="Verdana" w:hAnsi="Verdana"/>
                </w:rPr>
                <w:t>BeautifulSoup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</w:ins>
          </w:p>
        </w:tc>
        <w:tc>
          <w:tcPr>
            <w:tcW w:w="2790" w:type="dxa"/>
          </w:tcPr>
          <w:p w14:paraId="163792B2" w14:textId="466B0489" w:rsidR="00AE6C74" w:rsidRDefault="0023742C" w:rsidP="00AE6C74">
            <w:pPr>
              <w:pStyle w:val="TableMedium"/>
              <w:rPr>
                <w:rFonts w:ascii="Verdana" w:hAnsi="Verdana"/>
              </w:rPr>
            </w:pPr>
            <w:ins w:id="1041" w:author="MURAT MORA" w:date="2020-11-04T10:02:00Z">
              <w:r>
                <w:rPr>
                  <w:rFonts w:ascii="Verdana" w:hAnsi="Verdana"/>
                </w:rPr>
                <w:t xml:space="preserve">Exemple de l’ús de </w:t>
              </w:r>
              <w:proofErr w:type="spellStart"/>
              <w:r>
                <w:rPr>
                  <w:rFonts w:ascii="Verdana" w:hAnsi="Verdana"/>
                </w:rPr>
                <w:t>Beauti</w:t>
              </w:r>
            </w:ins>
            <w:ins w:id="1042" w:author="MURAT MORA" w:date="2020-11-04T10:03:00Z">
              <w:r>
                <w:rPr>
                  <w:rFonts w:ascii="Verdana" w:hAnsi="Verdana"/>
                </w:rPr>
                <w:t>fulSoup</w:t>
              </w:r>
            </w:ins>
            <w:proofErr w:type="spellEnd"/>
          </w:p>
        </w:tc>
        <w:tc>
          <w:tcPr>
            <w:tcW w:w="3400" w:type="dxa"/>
          </w:tcPr>
          <w:p w14:paraId="6D03723B" w14:textId="1B797B06" w:rsidR="00AE6C74" w:rsidRPr="009A28B0" w:rsidRDefault="0023742C" w:rsidP="00AE6C74">
            <w:pPr>
              <w:pStyle w:val="TableMedium"/>
              <w:rPr>
                <w:rFonts w:ascii="Verdana" w:hAnsi="Verdana"/>
              </w:rPr>
            </w:pPr>
            <w:ins w:id="1043" w:author="MURAT MORA" w:date="2020-11-04T10:02:00Z">
              <w:r w:rsidRPr="0023742C">
                <w:rPr>
                  <w:rFonts w:ascii="Verdana" w:hAnsi="Verdana"/>
                </w:rPr>
                <w:t>https://jarroba.com/scraping-python-beautifulsoup-ejemplos/</w:t>
              </w:r>
            </w:ins>
          </w:p>
        </w:tc>
      </w:tr>
      <w:tr w:rsidR="00AE6C74" w:rsidRPr="00E368ED" w14:paraId="4E9FE0B1" w14:textId="77777777" w:rsidTr="00136815">
        <w:tc>
          <w:tcPr>
            <w:tcW w:w="2403" w:type="dxa"/>
          </w:tcPr>
          <w:p w14:paraId="2A9EA0C8" w14:textId="40EE6F18" w:rsidR="00AE6C74" w:rsidRPr="002608B4" w:rsidRDefault="003C2620" w:rsidP="00AE6C74">
            <w:pPr>
              <w:pStyle w:val="TableMedium"/>
              <w:rPr>
                <w:rFonts w:ascii="Verdana" w:hAnsi="Verdana"/>
              </w:rPr>
            </w:pPr>
            <w:proofErr w:type="spellStart"/>
            <w:ins w:id="1044" w:author="MURAT MORA" w:date="2020-11-04T10:10:00Z">
              <w:r>
                <w:rPr>
                  <w:rFonts w:ascii="Verdana" w:hAnsi="Verdana"/>
                </w:rPr>
                <w:t>Selenium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w</w:t>
              </w:r>
            </w:ins>
            <w:ins w:id="1045" w:author="MURAT MORA" w:date="2020-11-04T10:11:00Z">
              <w:r>
                <w:rPr>
                  <w:rFonts w:ascii="Verdana" w:hAnsi="Verdana"/>
                </w:rPr>
                <w:t>ith</w:t>
              </w:r>
              <w:proofErr w:type="spellEnd"/>
              <w:r>
                <w:rPr>
                  <w:rFonts w:ascii="Verdana" w:hAnsi="Verdana"/>
                </w:rPr>
                <w:t xml:space="preserve"> </w:t>
              </w:r>
              <w:proofErr w:type="spellStart"/>
              <w:r>
                <w:rPr>
                  <w:rFonts w:ascii="Verdana" w:hAnsi="Verdana"/>
                </w:rPr>
                <w:t>Python</w:t>
              </w:r>
            </w:ins>
            <w:proofErr w:type="spellEnd"/>
          </w:p>
        </w:tc>
        <w:tc>
          <w:tcPr>
            <w:tcW w:w="2790" w:type="dxa"/>
          </w:tcPr>
          <w:p w14:paraId="228AE409" w14:textId="78055C0C" w:rsidR="00AE6C74" w:rsidRPr="002608B4" w:rsidRDefault="003C2620" w:rsidP="00AE6C74">
            <w:pPr>
              <w:pStyle w:val="TableMedium"/>
              <w:rPr>
                <w:rFonts w:ascii="Verdana" w:hAnsi="Verdana"/>
              </w:rPr>
            </w:pPr>
            <w:ins w:id="1046" w:author="MURAT MORA" w:date="2020-11-04T10:10:00Z">
              <w:r>
                <w:rPr>
                  <w:rFonts w:ascii="Verdana" w:hAnsi="Verdana"/>
                </w:rPr>
                <w:t xml:space="preserve">Document sobre </w:t>
              </w:r>
              <w:proofErr w:type="spellStart"/>
              <w:r>
                <w:rPr>
                  <w:rFonts w:ascii="Verdana" w:hAnsi="Verdana"/>
                </w:rPr>
                <w:t>Selenium</w:t>
              </w:r>
            </w:ins>
            <w:proofErr w:type="spellEnd"/>
          </w:p>
        </w:tc>
        <w:tc>
          <w:tcPr>
            <w:tcW w:w="3400" w:type="dxa"/>
          </w:tcPr>
          <w:p w14:paraId="455AFCC5" w14:textId="09D92F16" w:rsidR="00AE6C74" w:rsidRPr="002608B4" w:rsidRDefault="0023742C" w:rsidP="00AE6C74">
            <w:pPr>
              <w:pStyle w:val="TableMedium"/>
              <w:rPr>
                <w:rFonts w:ascii="Verdana" w:hAnsi="Verdana"/>
              </w:rPr>
            </w:pPr>
            <w:ins w:id="1047" w:author="MURAT MORA" w:date="2020-11-04T10:05:00Z">
              <w:r w:rsidRPr="0023742C">
                <w:rPr>
                  <w:rFonts w:ascii="Verdana" w:hAnsi="Verdana"/>
                </w:rPr>
                <w:t>https://selenium-python.readthedocs.io</w:t>
              </w:r>
            </w:ins>
            <w:ins w:id="1048" w:author="MURAT MORA" w:date="2020-11-04T10:06:00Z">
              <w:r w:rsidR="003C2620">
                <w:rPr>
                  <w:rFonts w:ascii="Verdana" w:hAnsi="Verdana"/>
                </w:rPr>
                <w:t>/</w:t>
              </w:r>
            </w:ins>
          </w:p>
        </w:tc>
      </w:tr>
    </w:tbl>
    <w:p w14:paraId="6713A18B" w14:textId="77777777" w:rsidR="0060098F" w:rsidRPr="002A1A31" w:rsidRDefault="0060098F" w:rsidP="00DD5A6A">
      <w:pPr>
        <w:pStyle w:val="Emphasis"/>
        <w:rPr>
          <w:lang w:val="en-US"/>
        </w:rPr>
      </w:pPr>
    </w:p>
    <w:p w14:paraId="77293F1D" w14:textId="36DCD927" w:rsidR="0060098F" w:rsidRDefault="00817FA4" w:rsidP="004D63B3">
      <w:pPr>
        <w:pStyle w:val="Subhead1"/>
      </w:pPr>
      <w:bookmarkStart w:id="1049" w:name="_Toc53932287"/>
      <w:proofErr w:type="spellStart"/>
      <w:r>
        <w:t>Contribucions</w:t>
      </w:r>
      <w:bookmarkEnd w:id="1049"/>
      <w:proofErr w:type="spellEnd"/>
    </w:p>
    <w:p w14:paraId="046731C7" w14:textId="698805D6" w:rsidR="0060098F" w:rsidRDefault="0060098F" w:rsidP="004D63B3">
      <w:pPr>
        <w:pStyle w:val="Emphasis"/>
      </w:pPr>
    </w:p>
    <w:tbl>
      <w:tblPr>
        <w:tblW w:w="0" w:type="auto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4394"/>
      </w:tblGrid>
      <w:tr w:rsidR="009B0E14" w:rsidRPr="00B72C3B" w14:paraId="573B6C6F" w14:textId="77777777" w:rsidTr="009B0E14">
        <w:tc>
          <w:tcPr>
            <w:tcW w:w="4246" w:type="dxa"/>
            <w:shd w:val="clear" w:color="auto" w:fill="999999"/>
          </w:tcPr>
          <w:p w14:paraId="4075BF6D" w14:textId="090E6C35" w:rsidR="009B0E14" w:rsidRPr="004D0198" w:rsidRDefault="009B0E14" w:rsidP="007F12F0">
            <w:pPr>
              <w:pStyle w:val="TableMedium"/>
              <w:rPr>
                <w:b/>
                <w:color w:val="000000"/>
                <w:sz w:val="20"/>
                <w:lang w:val="es-ES"/>
              </w:rPr>
            </w:pPr>
            <w:proofErr w:type="spellStart"/>
            <w:r>
              <w:rPr>
                <w:b/>
                <w:color w:val="000000"/>
                <w:sz w:val="20"/>
                <w:lang w:val="es-ES"/>
              </w:rPr>
              <w:t>Contribució</w:t>
            </w:r>
            <w:proofErr w:type="spellEnd"/>
          </w:p>
        </w:tc>
        <w:tc>
          <w:tcPr>
            <w:tcW w:w="4394" w:type="dxa"/>
            <w:shd w:val="clear" w:color="auto" w:fill="999999"/>
          </w:tcPr>
          <w:p w14:paraId="003DA04D" w14:textId="380DD84F" w:rsidR="009B0E14" w:rsidRPr="004D0198" w:rsidRDefault="009B0E14" w:rsidP="007F12F0">
            <w:pPr>
              <w:pStyle w:val="TableMedium"/>
              <w:rPr>
                <w:b/>
                <w:bCs/>
                <w:color w:val="000000"/>
                <w:lang w:val="es-ES"/>
              </w:rPr>
            </w:pPr>
            <w:r>
              <w:rPr>
                <w:b/>
                <w:bCs/>
                <w:color w:val="000000"/>
                <w:lang w:val="es-ES"/>
              </w:rPr>
              <w:t>Signa</w:t>
            </w:r>
          </w:p>
        </w:tc>
      </w:tr>
      <w:tr w:rsidR="009B0E14" w:rsidRPr="00E368ED" w14:paraId="4CBC8B64" w14:textId="77777777" w:rsidTr="009B0E14">
        <w:tc>
          <w:tcPr>
            <w:tcW w:w="4246" w:type="dxa"/>
          </w:tcPr>
          <w:p w14:paraId="463E9BB0" w14:textId="6AA4EBFE" w:rsidR="009B0E14" w:rsidRPr="009B0E14" w:rsidRDefault="009B0E14" w:rsidP="007F12F0">
            <w:pPr>
              <w:pStyle w:val="TableMedium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Recerca prèvia</w:t>
            </w:r>
          </w:p>
        </w:tc>
        <w:tc>
          <w:tcPr>
            <w:tcW w:w="4394" w:type="dxa"/>
          </w:tcPr>
          <w:p w14:paraId="6AE77691" w14:textId="77777777" w:rsidR="009B0E14" w:rsidRPr="002A1A31" w:rsidRDefault="009B0E14" w:rsidP="007F12F0">
            <w:pPr>
              <w:pStyle w:val="TableMedium"/>
              <w:rPr>
                <w:rFonts w:ascii="Verdana" w:hAnsi="Verdana"/>
                <w:color w:val="0000FF"/>
              </w:rPr>
            </w:pPr>
          </w:p>
        </w:tc>
      </w:tr>
      <w:tr w:rsidR="009B0E14" w:rsidRPr="00E368ED" w14:paraId="26AA46EA" w14:textId="77777777" w:rsidTr="009B0E14">
        <w:tc>
          <w:tcPr>
            <w:tcW w:w="4246" w:type="dxa"/>
          </w:tcPr>
          <w:p w14:paraId="3E261E16" w14:textId="767D0E92" w:rsidR="009B0E14" w:rsidRPr="002A1A31" w:rsidRDefault="009B0E14" w:rsidP="007F12F0">
            <w:pPr>
              <w:pStyle w:val="TableMedium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Redacció de les respostes</w:t>
            </w:r>
          </w:p>
        </w:tc>
        <w:tc>
          <w:tcPr>
            <w:tcW w:w="4394" w:type="dxa"/>
          </w:tcPr>
          <w:p w14:paraId="575D0589" w14:textId="77777777" w:rsidR="009B0E14" w:rsidRPr="002A1A31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</w:tr>
      <w:tr w:rsidR="009B0E14" w:rsidRPr="00E368ED" w14:paraId="7168610D" w14:textId="77777777" w:rsidTr="009B0E14">
        <w:tc>
          <w:tcPr>
            <w:tcW w:w="4246" w:type="dxa"/>
          </w:tcPr>
          <w:p w14:paraId="63C18DBA" w14:textId="04CEBEFB" w:rsidR="009B0E14" w:rsidRDefault="009B0E14" w:rsidP="007F12F0">
            <w:pPr>
              <w:pStyle w:val="TableMedium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Desenvolupament de codi</w:t>
            </w:r>
          </w:p>
        </w:tc>
        <w:tc>
          <w:tcPr>
            <w:tcW w:w="4394" w:type="dxa"/>
          </w:tcPr>
          <w:p w14:paraId="1366FF9A" w14:textId="77777777" w:rsidR="009B0E14" w:rsidRPr="009A28B0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</w:tr>
      <w:tr w:rsidR="009B0E14" w:rsidRPr="00E368ED" w14:paraId="0EA1E5A4" w14:textId="77777777" w:rsidTr="009B0E14">
        <w:tc>
          <w:tcPr>
            <w:tcW w:w="4246" w:type="dxa"/>
          </w:tcPr>
          <w:p w14:paraId="2194236A" w14:textId="77777777" w:rsidR="009B0E14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  <w:tc>
          <w:tcPr>
            <w:tcW w:w="4394" w:type="dxa"/>
          </w:tcPr>
          <w:p w14:paraId="4B1F663C" w14:textId="77777777" w:rsidR="009B0E14" w:rsidRPr="009A28B0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</w:tr>
      <w:tr w:rsidR="009B0E14" w:rsidRPr="00E368ED" w14:paraId="03C83DA6" w14:textId="77777777" w:rsidTr="009B0E14">
        <w:tc>
          <w:tcPr>
            <w:tcW w:w="4246" w:type="dxa"/>
          </w:tcPr>
          <w:p w14:paraId="5D1830DA" w14:textId="77777777" w:rsidR="009B0E14" w:rsidRPr="002608B4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  <w:tc>
          <w:tcPr>
            <w:tcW w:w="4394" w:type="dxa"/>
          </w:tcPr>
          <w:p w14:paraId="04170FDD" w14:textId="77777777" w:rsidR="009B0E14" w:rsidRPr="002608B4" w:rsidRDefault="009B0E14" w:rsidP="007F12F0">
            <w:pPr>
              <w:pStyle w:val="TableMedium"/>
              <w:rPr>
                <w:rFonts w:ascii="Verdana" w:hAnsi="Verdana"/>
              </w:rPr>
            </w:pPr>
          </w:p>
        </w:tc>
      </w:tr>
    </w:tbl>
    <w:p w14:paraId="2254C1AE" w14:textId="77777777" w:rsidR="009B0E14" w:rsidRDefault="009B0E14" w:rsidP="004D63B3">
      <w:pPr>
        <w:pStyle w:val="Emphasis"/>
      </w:pPr>
    </w:p>
    <w:sectPr w:rsidR="009B0E14" w:rsidSect="007D035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224" w:bottom="1440" w:left="1195" w:header="720" w:footer="2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C5862" w14:textId="77777777" w:rsidR="001A5ECD" w:rsidRDefault="001A5ECD">
      <w:r>
        <w:separator/>
      </w:r>
    </w:p>
  </w:endnote>
  <w:endnote w:type="continuationSeparator" w:id="0">
    <w:p w14:paraId="0240583D" w14:textId="77777777" w:rsidR="001A5ECD" w:rsidRDefault="001A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">
    <w:altName w:val="Segoe UI"/>
    <w:charset w:val="00"/>
    <w:family w:val="swiss"/>
    <w:pitch w:val="variable"/>
    <w:sig w:usb0="00000001" w:usb1="5000204A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11E9D" w14:textId="77777777" w:rsidR="007F12F0" w:rsidRDefault="007F12F0" w:rsidP="004D6D23">
    <w:pPr>
      <w:pStyle w:val="Piedepgina"/>
      <w:jc w:val="right"/>
      <w:rPr>
        <w:lang w:val="en-GB"/>
      </w:rPr>
    </w:pPr>
  </w:p>
  <w:tbl>
    <w:tblPr>
      <w:tblW w:w="9360" w:type="dxa"/>
      <w:jc w:val="center"/>
      <w:tblLook w:val="01E0" w:firstRow="1" w:lastRow="1" w:firstColumn="1" w:lastColumn="1" w:noHBand="0" w:noVBand="0"/>
    </w:tblPr>
    <w:tblGrid>
      <w:gridCol w:w="1674"/>
      <w:gridCol w:w="5760"/>
      <w:gridCol w:w="1926"/>
    </w:tblGrid>
    <w:tr w:rsidR="007F12F0" w:rsidRPr="00022804" w14:paraId="761D971E" w14:textId="77777777" w:rsidTr="00022804">
      <w:trPr>
        <w:jc w:val="center"/>
      </w:trPr>
      <w:tc>
        <w:tcPr>
          <w:tcW w:w="1674" w:type="dxa"/>
        </w:tcPr>
        <w:p w14:paraId="3C70271B" w14:textId="77777777" w:rsidR="007F12F0" w:rsidRPr="005E5D8D" w:rsidRDefault="007F12F0" w:rsidP="00022804">
          <w:pPr>
            <w:pStyle w:val="Piedepgina"/>
            <w:rPr>
              <w:lang w:val="en-US"/>
            </w:rPr>
          </w:pPr>
        </w:p>
      </w:tc>
      <w:tc>
        <w:tcPr>
          <w:tcW w:w="5760" w:type="dxa"/>
          <w:vAlign w:val="center"/>
        </w:tcPr>
        <w:p w14:paraId="359907E2" w14:textId="77777777" w:rsidR="007F12F0" w:rsidRDefault="007F12F0" w:rsidP="007D0356">
          <w:pPr>
            <w:pStyle w:val="Piedepgina"/>
            <w:rPr>
              <w:lang w:val="en-US"/>
            </w:rPr>
          </w:pPr>
          <w:proofErr w:type="spellStart"/>
          <w:r>
            <w:rPr>
              <w:lang w:val="en-US"/>
            </w:rPr>
            <w:t>Universitat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Oberta</w:t>
          </w:r>
          <w:proofErr w:type="spellEnd"/>
          <w:r>
            <w:rPr>
              <w:lang w:val="en-US"/>
            </w:rPr>
            <w:t xml:space="preserve"> de Catalunya</w:t>
          </w:r>
        </w:p>
        <w:p w14:paraId="4AD0311B" w14:textId="77777777" w:rsidR="007F12F0" w:rsidRPr="005E5D8D" w:rsidRDefault="007F12F0" w:rsidP="00D26230">
          <w:pPr>
            <w:pStyle w:val="Piedepgina"/>
            <w:jc w:val="left"/>
            <w:rPr>
              <w:lang w:val="en-US"/>
            </w:rPr>
          </w:pPr>
        </w:p>
      </w:tc>
      <w:tc>
        <w:tcPr>
          <w:tcW w:w="1926" w:type="dxa"/>
          <w:vAlign w:val="center"/>
        </w:tcPr>
        <w:p w14:paraId="2FF8C801" w14:textId="77777777" w:rsidR="007F12F0" w:rsidRPr="005E5D8D" w:rsidRDefault="007F12F0" w:rsidP="00022804">
          <w:pPr>
            <w:pStyle w:val="Piedepgina"/>
            <w:rPr>
              <w:lang w:val="en-US"/>
            </w:rPr>
          </w:pPr>
        </w:p>
      </w:tc>
    </w:tr>
  </w:tbl>
  <w:p w14:paraId="683B420C" w14:textId="77777777" w:rsidR="007F12F0" w:rsidRDefault="007F12F0">
    <w:pPr>
      <w:pStyle w:val="Piedepgina"/>
      <w:rPr>
        <w:lang w:val="en-GB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C1EE8A" w14:textId="77777777" w:rsidR="007F12F0" w:rsidRDefault="007F12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46" w:type="dxa"/>
      <w:tblLook w:val="01E0" w:firstRow="1" w:lastRow="1" w:firstColumn="1" w:lastColumn="1" w:noHBand="0" w:noVBand="0"/>
    </w:tblPr>
    <w:tblGrid>
      <w:gridCol w:w="3156"/>
      <w:gridCol w:w="3921"/>
      <w:gridCol w:w="2869"/>
    </w:tblGrid>
    <w:tr w:rsidR="007F12F0" w:rsidRPr="007D0356" w14:paraId="7B6A53DD" w14:textId="77777777" w:rsidTr="00110928">
      <w:trPr>
        <w:trHeight w:val="247"/>
      </w:trPr>
      <w:tc>
        <w:tcPr>
          <w:tcW w:w="3156" w:type="dxa"/>
          <w:tcBorders>
            <w:top w:val="single" w:sz="8" w:space="0" w:color="auto"/>
          </w:tcBorders>
        </w:tcPr>
        <w:p w14:paraId="15FEED34" w14:textId="6877AA1B" w:rsidR="007F12F0" w:rsidRPr="008C11F2" w:rsidRDefault="007F12F0" w:rsidP="00110928">
          <w:pPr>
            <w:pStyle w:val="FooterTextLeft"/>
          </w:pPr>
          <w:r w:rsidRPr="008C11F2">
            <w:t xml:space="preserve">Saved </w:t>
          </w:r>
          <w:r>
            <w:t>21 September 2020</w:t>
          </w:r>
        </w:p>
      </w:tc>
      <w:tc>
        <w:tcPr>
          <w:tcW w:w="3921" w:type="dxa"/>
          <w:tcBorders>
            <w:top w:val="single" w:sz="8" w:space="0" w:color="auto"/>
          </w:tcBorders>
          <w:vAlign w:val="center"/>
        </w:tcPr>
        <w:p w14:paraId="6FDEA0E1" w14:textId="77777777" w:rsidR="007F12F0" w:rsidRPr="007D0356" w:rsidRDefault="007F12F0" w:rsidP="007D0356">
          <w:pPr>
            <w:pStyle w:val="FooterPrivacy"/>
          </w:pPr>
          <w:r>
            <w:t>Universitat Oberta de Catalunya</w:t>
          </w:r>
        </w:p>
      </w:tc>
      <w:tc>
        <w:tcPr>
          <w:tcW w:w="2869" w:type="dxa"/>
          <w:tcBorders>
            <w:top w:val="single" w:sz="8" w:space="0" w:color="auto"/>
          </w:tcBorders>
        </w:tcPr>
        <w:p w14:paraId="4ACED265" w14:textId="77777777" w:rsidR="007F12F0" w:rsidRPr="007D0356" w:rsidRDefault="007F12F0" w:rsidP="00110928">
          <w:pPr>
            <w:pStyle w:val="FooterTextRight"/>
            <w:rPr>
              <w:rStyle w:val="Nmerodepgina"/>
            </w:rPr>
          </w:pPr>
          <w:r w:rsidRPr="007D0356">
            <w:rPr>
              <w:rStyle w:val="Nmerodepgina"/>
            </w:rPr>
            <w:t xml:space="preserve">Page </w:t>
          </w:r>
          <w:r w:rsidRPr="007D0356">
            <w:rPr>
              <w:rStyle w:val="Nmerodepgina"/>
            </w:rPr>
            <w:fldChar w:fldCharType="begin"/>
          </w:r>
          <w:r w:rsidRPr="007D0356">
            <w:rPr>
              <w:rStyle w:val="Nmerodepgina"/>
            </w:rPr>
            <w:instrText xml:space="preserve"> PAGE </w:instrText>
          </w:r>
          <w:r w:rsidRPr="007D0356">
            <w:rPr>
              <w:rStyle w:val="Nmerodepgina"/>
            </w:rPr>
            <w:fldChar w:fldCharType="separate"/>
          </w:r>
          <w:r>
            <w:rPr>
              <w:rStyle w:val="Nmerodepgina"/>
            </w:rPr>
            <w:t>7</w:t>
          </w:r>
          <w:r w:rsidRPr="007D0356">
            <w:rPr>
              <w:rStyle w:val="Nmerodepgina"/>
            </w:rPr>
            <w:fldChar w:fldCharType="end"/>
          </w:r>
          <w:r w:rsidRPr="007D0356">
            <w:rPr>
              <w:rStyle w:val="Nmerodepgina"/>
            </w:rPr>
            <w:t xml:space="preserve"> of </w:t>
          </w:r>
          <w:r w:rsidRPr="007D0356">
            <w:rPr>
              <w:rStyle w:val="Nmerodepgina"/>
            </w:rPr>
            <w:fldChar w:fldCharType="begin"/>
          </w:r>
          <w:r w:rsidRPr="007D0356">
            <w:rPr>
              <w:rStyle w:val="Nmerodepgina"/>
            </w:rPr>
            <w:instrText xml:space="preserve"> NUMPAGES </w:instrText>
          </w:r>
          <w:r w:rsidRPr="007D0356">
            <w:rPr>
              <w:rStyle w:val="Nmerodepgina"/>
            </w:rPr>
            <w:fldChar w:fldCharType="separate"/>
          </w:r>
          <w:r>
            <w:rPr>
              <w:rStyle w:val="Nmerodepgina"/>
            </w:rPr>
            <w:t>8</w:t>
          </w:r>
          <w:r w:rsidRPr="007D0356">
            <w:rPr>
              <w:rStyle w:val="Nmerodepgina"/>
            </w:rPr>
            <w:fldChar w:fldCharType="end"/>
          </w:r>
        </w:p>
      </w:tc>
    </w:tr>
    <w:tr w:rsidR="007F12F0" w:rsidRPr="008C11F2" w14:paraId="26C5F632" w14:textId="77777777" w:rsidTr="00110928">
      <w:trPr>
        <w:trHeight w:val="80"/>
      </w:trPr>
      <w:tc>
        <w:tcPr>
          <w:tcW w:w="9946" w:type="dxa"/>
          <w:gridSpan w:val="3"/>
          <w:vAlign w:val="center"/>
        </w:tcPr>
        <w:p w14:paraId="39204A0F" w14:textId="77777777" w:rsidR="007F12F0" w:rsidRDefault="007F12F0" w:rsidP="00110928">
          <w:pPr>
            <w:pStyle w:val="FooterText"/>
          </w:pPr>
        </w:p>
      </w:tc>
    </w:tr>
    <w:tr w:rsidR="007F12F0" w:rsidRPr="008C11F2" w14:paraId="154E5B6A" w14:textId="77777777" w:rsidTr="00110928">
      <w:trPr>
        <w:trHeight w:val="117"/>
      </w:trPr>
      <w:tc>
        <w:tcPr>
          <w:tcW w:w="9946" w:type="dxa"/>
          <w:gridSpan w:val="3"/>
          <w:vAlign w:val="center"/>
        </w:tcPr>
        <w:p w14:paraId="1382A05A" w14:textId="77777777" w:rsidR="007F12F0" w:rsidRPr="008C11F2" w:rsidRDefault="007F12F0" w:rsidP="00110928">
          <w:pPr>
            <w:pStyle w:val="FooterText"/>
          </w:pPr>
        </w:p>
      </w:tc>
    </w:tr>
  </w:tbl>
  <w:p w14:paraId="7A15A641" w14:textId="77777777" w:rsidR="007F12F0" w:rsidRPr="00A43B90" w:rsidRDefault="007F12F0" w:rsidP="007D0356">
    <w:pPr>
      <w:pStyle w:val="FooterText"/>
      <w:rPr>
        <w:sz w:val="12"/>
      </w:rPr>
    </w:pPr>
  </w:p>
  <w:p w14:paraId="2B980706" w14:textId="77777777" w:rsidR="007F12F0" w:rsidRPr="009449F5" w:rsidRDefault="007F12F0">
    <w:pPr>
      <w:pStyle w:val="Piedepgina"/>
      <w:rPr>
        <w:sz w:val="4"/>
        <w:lang w:val="en-GB"/>
      </w:rPr>
    </w:pPr>
  </w:p>
  <w:p w14:paraId="02522AF4" w14:textId="77777777" w:rsidR="007F12F0" w:rsidRDefault="007F12F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46" w:type="dxa"/>
      <w:tblLook w:val="01E0" w:firstRow="1" w:lastRow="1" w:firstColumn="1" w:lastColumn="1" w:noHBand="0" w:noVBand="0"/>
    </w:tblPr>
    <w:tblGrid>
      <w:gridCol w:w="3156"/>
      <w:gridCol w:w="3921"/>
      <w:gridCol w:w="2869"/>
    </w:tblGrid>
    <w:tr w:rsidR="007F12F0" w:rsidRPr="008C11F2" w14:paraId="31199D33" w14:textId="77777777" w:rsidTr="007D0356">
      <w:trPr>
        <w:trHeight w:val="247"/>
      </w:trPr>
      <w:tc>
        <w:tcPr>
          <w:tcW w:w="3156" w:type="dxa"/>
          <w:tcBorders>
            <w:top w:val="single" w:sz="8" w:space="0" w:color="auto"/>
          </w:tcBorders>
        </w:tcPr>
        <w:p w14:paraId="086D9F45" w14:textId="3C175504" w:rsidR="007F12F0" w:rsidRPr="008C11F2" w:rsidRDefault="007F12F0" w:rsidP="005D34DA">
          <w:pPr>
            <w:pStyle w:val="FooterTextLeft"/>
          </w:pPr>
          <w:r w:rsidRPr="008C11F2">
            <w:t xml:space="preserve">Saved </w:t>
          </w:r>
          <w:r>
            <w:fldChar w:fldCharType="begin"/>
          </w:r>
          <w:r>
            <w:instrText xml:space="preserve"> SAVEDATE  \@ "d MMMM yyyy" </w:instrText>
          </w:r>
          <w:r>
            <w:fldChar w:fldCharType="separate"/>
          </w:r>
          <w:ins w:id="1050" w:author="MURAT MORA" w:date="2020-11-05T16:15:00Z">
            <w:r w:rsidR="00413F51">
              <w:t>4 novembre 2020</w:t>
            </w:r>
          </w:ins>
          <w:del w:id="1051" w:author="MURAT MORA" w:date="2020-11-05T16:15:00Z">
            <w:r w:rsidR="0023742C" w:rsidDel="00413F51">
              <w:delText>3 novembre 2020</w:delText>
            </w:r>
          </w:del>
          <w:r>
            <w:fldChar w:fldCharType="end"/>
          </w:r>
        </w:p>
      </w:tc>
      <w:tc>
        <w:tcPr>
          <w:tcW w:w="3921" w:type="dxa"/>
          <w:tcBorders>
            <w:top w:val="single" w:sz="8" w:space="0" w:color="auto"/>
          </w:tcBorders>
          <w:vAlign w:val="center"/>
        </w:tcPr>
        <w:p w14:paraId="7083D243" w14:textId="77777777" w:rsidR="007F12F0" w:rsidRPr="008C11F2" w:rsidRDefault="007F12F0" w:rsidP="00110928">
          <w:pPr>
            <w:pStyle w:val="FooterPrivacy"/>
          </w:pPr>
          <w:r>
            <w:t>Universitat Oberta de Catalunya</w:t>
          </w:r>
        </w:p>
      </w:tc>
      <w:tc>
        <w:tcPr>
          <w:tcW w:w="2869" w:type="dxa"/>
          <w:tcBorders>
            <w:top w:val="single" w:sz="8" w:space="0" w:color="auto"/>
          </w:tcBorders>
        </w:tcPr>
        <w:p w14:paraId="0C263706" w14:textId="77777777" w:rsidR="007F12F0" w:rsidRPr="008C11F2" w:rsidRDefault="007F12F0" w:rsidP="007D0356">
          <w:pPr>
            <w:pStyle w:val="FooterTextRight"/>
          </w:pPr>
          <w:r w:rsidRPr="008C11F2">
            <w:rPr>
              <w:rStyle w:val="Nmerodepgina"/>
            </w:rPr>
            <w:t xml:space="preserve">Page </w:t>
          </w:r>
          <w:r w:rsidRPr="008C11F2">
            <w:rPr>
              <w:rStyle w:val="Nmerodepgina"/>
            </w:rPr>
            <w:fldChar w:fldCharType="begin"/>
          </w:r>
          <w:r w:rsidRPr="008C11F2">
            <w:rPr>
              <w:rStyle w:val="Nmerodepgina"/>
            </w:rPr>
            <w:instrText xml:space="preserve"> PAGE </w:instrText>
          </w:r>
          <w:r w:rsidRPr="008C11F2">
            <w:rPr>
              <w:rStyle w:val="Nmerodepgina"/>
            </w:rPr>
            <w:fldChar w:fldCharType="separate"/>
          </w:r>
          <w:r>
            <w:rPr>
              <w:rStyle w:val="Nmerodepgina"/>
            </w:rPr>
            <w:t>2</w:t>
          </w:r>
          <w:r w:rsidRPr="008C11F2">
            <w:rPr>
              <w:rStyle w:val="Nmerodepgina"/>
            </w:rPr>
            <w:fldChar w:fldCharType="end"/>
          </w:r>
          <w:r w:rsidRPr="008C11F2">
            <w:rPr>
              <w:rStyle w:val="Nmerodepgina"/>
            </w:rPr>
            <w:t xml:space="preserve"> of </w:t>
          </w:r>
          <w:r w:rsidRPr="008C11F2">
            <w:rPr>
              <w:rStyle w:val="Nmerodepgina"/>
            </w:rPr>
            <w:fldChar w:fldCharType="begin"/>
          </w:r>
          <w:r w:rsidRPr="008C11F2">
            <w:rPr>
              <w:rStyle w:val="Nmerodepgina"/>
            </w:rPr>
            <w:instrText xml:space="preserve"> NUMPAGES </w:instrText>
          </w:r>
          <w:r w:rsidRPr="008C11F2">
            <w:rPr>
              <w:rStyle w:val="Nmerodepgina"/>
            </w:rPr>
            <w:fldChar w:fldCharType="separate"/>
          </w:r>
          <w:r>
            <w:rPr>
              <w:rStyle w:val="Nmerodepgina"/>
            </w:rPr>
            <w:t>19</w:t>
          </w:r>
          <w:r w:rsidRPr="008C11F2">
            <w:rPr>
              <w:rStyle w:val="Nmerodepgina"/>
            </w:rPr>
            <w:fldChar w:fldCharType="end"/>
          </w:r>
        </w:p>
      </w:tc>
    </w:tr>
    <w:tr w:rsidR="007F12F0" w:rsidRPr="008C11F2" w14:paraId="125D7452" w14:textId="77777777" w:rsidTr="007D0356">
      <w:trPr>
        <w:trHeight w:val="80"/>
      </w:trPr>
      <w:tc>
        <w:tcPr>
          <w:tcW w:w="9946" w:type="dxa"/>
          <w:gridSpan w:val="3"/>
          <w:vAlign w:val="center"/>
        </w:tcPr>
        <w:p w14:paraId="3EB073F6" w14:textId="77777777" w:rsidR="007F12F0" w:rsidRDefault="007F12F0" w:rsidP="00110928">
          <w:pPr>
            <w:pStyle w:val="FooterText"/>
          </w:pPr>
        </w:p>
      </w:tc>
    </w:tr>
    <w:tr w:rsidR="007F12F0" w:rsidRPr="008C11F2" w14:paraId="1DA62BEC" w14:textId="77777777" w:rsidTr="007D0356">
      <w:trPr>
        <w:trHeight w:val="117"/>
      </w:trPr>
      <w:tc>
        <w:tcPr>
          <w:tcW w:w="9946" w:type="dxa"/>
          <w:gridSpan w:val="3"/>
          <w:vAlign w:val="center"/>
        </w:tcPr>
        <w:p w14:paraId="26441A00" w14:textId="77777777" w:rsidR="007F12F0" w:rsidRPr="008C11F2" w:rsidRDefault="007F12F0" w:rsidP="00110928">
          <w:pPr>
            <w:pStyle w:val="FooterText"/>
          </w:pPr>
        </w:p>
      </w:tc>
    </w:tr>
  </w:tbl>
  <w:p w14:paraId="0AEFBFE0" w14:textId="77777777" w:rsidR="007F12F0" w:rsidRPr="00A43B90" w:rsidRDefault="007F12F0" w:rsidP="007D0356">
    <w:pPr>
      <w:pStyle w:val="FooterText"/>
      <w:rPr>
        <w:sz w:val="12"/>
      </w:rPr>
    </w:pPr>
  </w:p>
  <w:p w14:paraId="2AA09E43" w14:textId="77777777" w:rsidR="007F12F0" w:rsidRPr="009449F5" w:rsidRDefault="007F12F0">
    <w:pPr>
      <w:pStyle w:val="Piedepgina"/>
      <w:rPr>
        <w:lang w:val="en-GB"/>
      </w:rPr>
    </w:pPr>
  </w:p>
  <w:p w14:paraId="6EE4386B" w14:textId="77777777" w:rsidR="007F12F0" w:rsidRDefault="007F12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EF771" w14:textId="77777777" w:rsidR="001A5ECD" w:rsidRDefault="001A5ECD">
      <w:r>
        <w:separator/>
      </w:r>
    </w:p>
  </w:footnote>
  <w:footnote w:type="continuationSeparator" w:id="0">
    <w:p w14:paraId="7703766A" w14:textId="77777777" w:rsidR="001A5ECD" w:rsidRDefault="001A5E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64DA6" w14:textId="702E0ED3" w:rsidR="007F12F0" w:rsidRDefault="007F12F0" w:rsidP="005D34DA">
    <w:pPr>
      <w:pStyle w:val="Encabezado"/>
      <w:ind w:right="-720"/>
    </w:pPr>
    <w:r>
      <w:tab/>
    </w:r>
    <w:r>
      <w:rPr>
        <w:noProof/>
      </w:rPr>
      <w:drawing>
        <wp:inline distT="0" distB="0" distL="0" distR="0" wp14:anchorId="18DD3E51" wp14:editId="3B59696B">
          <wp:extent cx="5419725" cy="84772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847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tbl>
    <w:tblPr>
      <w:tblW w:w="10800" w:type="dxa"/>
      <w:jc w:val="center"/>
      <w:tblLook w:val="00A0" w:firstRow="1" w:lastRow="0" w:firstColumn="1" w:lastColumn="0" w:noHBand="0" w:noVBand="0"/>
    </w:tblPr>
    <w:tblGrid>
      <w:gridCol w:w="10800"/>
    </w:tblGrid>
    <w:tr w:rsidR="007F12F0" w14:paraId="136326D9" w14:textId="77777777" w:rsidTr="005D34DA">
      <w:trPr>
        <w:jc w:val="center"/>
      </w:trPr>
      <w:tc>
        <w:tcPr>
          <w:tcW w:w="10800" w:type="dxa"/>
          <w:shd w:val="clear" w:color="auto" w:fill="1C3664"/>
          <w:vAlign w:val="center"/>
        </w:tcPr>
        <w:p w14:paraId="09DD8C7C" w14:textId="77777777" w:rsidR="007F12F0" w:rsidRPr="005E5D8D" w:rsidRDefault="007F12F0" w:rsidP="00651805">
          <w:pPr>
            <w:pStyle w:val="Encabezado"/>
            <w:ind w:right="-540"/>
            <w:jc w:val="center"/>
            <w:rPr>
              <w:lang w:val="en-US"/>
            </w:rPr>
          </w:pPr>
        </w:p>
      </w:tc>
    </w:tr>
  </w:tbl>
  <w:p w14:paraId="5DD61657" w14:textId="77777777" w:rsidR="007F12F0" w:rsidRDefault="007F12F0" w:rsidP="00D0370A">
    <w:pPr>
      <w:pStyle w:val="Encabezado"/>
      <w:ind w:right="-540"/>
    </w:pPr>
  </w:p>
  <w:p w14:paraId="7923FAB1" w14:textId="77777777" w:rsidR="007F12F0" w:rsidRPr="00D0370A" w:rsidRDefault="007F12F0" w:rsidP="00D0370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47620" w14:textId="77777777" w:rsidR="007F12F0" w:rsidRDefault="007F12F0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jc w:val="center"/>
      <w:tblLook w:val="01E0" w:firstRow="1" w:lastRow="1" w:firstColumn="1" w:lastColumn="1" w:noHBand="0" w:noVBand="0"/>
    </w:tblPr>
    <w:tblGrid>
      <w:gridCol w:w="270"/>
      <w:gridCol w:w="8811"/>
      <w:gridCol w:w="279"/>
    </w:tblGrid>
    <w:tr w:rsidR="007F12F0" w:rsidRPr="00022804" w14:paraId="37B0FDA0" w14:textId="77777777" w:rsidTr="00022804">
      <w:trPr>
        <w:jc w:val="center"/>
      </w:trPr>
      <w:tc>
        <w:tcPr>
          <w:tcW w:w="1565" w:type="dxa"/>
        </w:tcPr>
        <w:p w14:paraId="1133E6F6" w14:textId="77777777" w:rsidR="007F12F0" w:rsidRPr="00022804" w:rsidRDefault="007F12F0" w:rsidP="00022804">
          <w:pPr>
            <w:rPr>
              <w:sz w:val="18"/>
            </w:rPr>
          </w:pPr>
        </w:p>
      </w:tc>
      <w:tc>
        <w:tcPr>
          <w:tcW w:w="5383" w:type="dxa"/>
          <w:vAlign w:val="center"/>
        </w:tcPr>
        <w:p w14:paraId="0F3020CB" w14:textId="56FBF543" w:rsidR="007F12F0" w:rsidRPr="00CF510D" w:rsidRDefault="007F12F0" w:rsidP="005D34DA">
          <w:pPr>
            <w:pStyle w:val="HeaderText"/>
          </w:pPr>
          <w:r>
            <w:rPr>
              <w:noProof/>
            </w:rPr>
            <w:drawing>
              <wp:inline distT="0" distB="0" distL="0" distR="0" wp14:anchorId="7AAC67B0" wp14:editId="0311A538">
                <wp:extent cx="5457825" cy="847725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5782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0" w:type="dxa"/>
          <w:vAlign w:val="center"/>
        </w:tcPr>
        <w:p w14:paraId="4466D2C7" w14:textId="77777777" w:rsidR="007F12F0" w:rsidRPr="00EE05AC" w:rsidRDefault="007F12F0" w:rsidP="005D34DA">
          <w:pPr>
            <w:pStyle w:val="HeaderRightAdj"/>
          </w:pPr>
        </w:p>
      </w:tc>
    </w:tr>
  </w:tbl>
  <w:p w14:paraId="1BFEBB18" w14:textId="77777777" w:rsidR="007F12F0" w:rsidRPr="009707BF" w:rsidRDefault="007F12F0" w:rsidP="009707BF">
    <w:pPr>
      <w:pStyle w:val="Encabezado"/>
      <w:rPr>
        <w:lang w:eastAsia="zh-CN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jc w:val="center"/>
      <w:tblLook w:val="01E0" w:firstRow="1" w:lastRow="1" w:firstColumn="1" w:lastColumn="1" w:noHBand="0" w:noVBand="0"/>
    </w:tblPr>
    <w:tblGrid>
      <w:gridCol w:w="277"/>
      <w:gridCol w:w="8796"/>
      <w:gridCol w:w="287"/>
    </w:tblGrid>
    <w:tr w:rsidR="007F12F0" w:rsidRPr="00022804" w14:paraId="6882351C" w14:textId="77777777" w:rsidTr="00F314DF">
      <w:trPr>
        <w:jc w:val="center"/>
      </w:trPr>
      <w:tc>
        <w:tcPr>
          <w:tcW w:w="1674" w:type="dxa"/>
        </w:tcPr>
        <w:p w14:paraId="1DD61B9A" w14:textId="77777777" w:rsidR="007F12F0" w:rsidRPr="005E5D8D" w:rsidRDefault="007F12F0" w:rsidP="007D0356">
          <w:pPr>
            <w:pStyle w:val="Encabezado"/>
            <w:rPr>
              <w:lang w:val="en-US"/>
            </w:rPr>
          </w:pPr>
        </w:p>
      </w:tc>
      <w:tc>
        <w:tcPr>
          <w:tcW w:w="5760" w:type="dxa"/>
          <w:vAlign w:val="center"/>
        </w:tcPr>
        <w:p w14:paraId="39ED9AEB" w14:textId="7CD8E447" w:rsidR="007F12F0" w:rsidRPr="005D34DA" w:rsidRDefault="007F12F0" w:rsidP="005D34DA">
          <w:pPr>
            <w:pStyle w:val="HeaderText"/>
            <w:jc w:val="left"/>
          </w:pPr>
          <w:r>
            <w:rPr>
              <w:noProof/>
            </w:rPr>
            <w:drawing>
              <wp:inline distT="0" distB="0" distL="0" distR="0" wp14:anchorId="4312C8F8" wp14:editId="2A2C3423">
                <wp:extent cx="5448300" cy="847725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483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26" w:type="dxa"/>
          <w:vAlign w:val="center"/>
        </w:tcPr>
        <w:p w14:paraId="6B5CF725" w14:textId="77777777" w:rsidR="007F12F0" w:rsidRPr="005E5D8D" w:rsidRDefault="007F12F0" w:rsidP="005D34DA">
          <w:pPr>
            <w:pStyle w:val="Encabezado"/>
            <w:rPr>
              <w:sz w:val="18"/>
              <w:lang w:val="en-US"/>
            </w:rPr>
          </w:pPr>
          <w:r>
            <w:rPr>
              <w:vertAlign w:val="superscript"/>
              <w:lang w:val="es-ES_tradnl"/>
            </w:rPr>
            <w:t xml:space="preserve">                   </w:t>
          </w:r>
        </w:p>
      </w:tc>
    </w:tr>
  </w:tbl>
  <w:p w14:paraId="663C57F3" w14:textId="77777777" w:rsidR="007F12F0" w:rsidRDefault="007F12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1EA9"/>
    <w:multiLevelType w:val="multilevel"/>
    <w:tmpl w:val="E4AE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E0371"/>
    <w:multiLevelType w:val="multilevel"/>
    <w:tmpl w:val="56A6A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C0FC5"/>
    <w:multiLevelType w:val="multilevel"/>
    <w:tmpl w:val="61EC242C"/>
    <w:lvl w:ilvl="0">
      <w:start w:val="1"/>
      <w:numFmt w:val="decimal"/>
      <w:pStyle w:val="NumberedHeadingStyleA1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pStyle w:val="NumberedHeadingStyleA2"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1"/>
      <w:numFmt w:val="decimal"/>
      <w:pStyle w:val="NumberedHeadingStyleA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NumberedHeadingStyleA4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pStyle w:val="NumberedHeadingStyleA5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pStyle w:val="NumberedHeadingStyleA6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pStyle w:val="NumberedHeadingStyleA7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pStyle w:val="NumberedHeadingStyleA8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pStyle w:val="NumberedHeadingStyleA9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" w15:restartNumberingAfterBreak="0">
    <w:nsid w:val="0EC83DE7"/>
    <w:multiLevelType w:val="multilevel"/>
    <w:tmpl w:val="0C0A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5740C"/>
    <w:multiLevelType w:val="hybridMultilevel"/>
    <w:tmpl w:val="5B3A55B0"/>
    <w:lvl w:ilvl="0" w:tplc="96A6CE8E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10512596"/>
    <w:multiLevelType w:val="hybridMultilevel"/>
    <w:tmpl w:val="4C62DDC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B5720"/>
    <w:multiLevelType w:val="hybridMultilevel"/>
    <w:tmpl w:val="D008455C"/>
    <w:lvl w:ilvl="0" w:tplc="9DDECBC6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19C130E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1F692B13"/>
    <w:multiLevelType w:val="hybridMultilevel"/>
    <w:tmpl w:val="6526F2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C65CD3"/>
    <w:multiLevelType w:val="hybridMultilevel"/>
    <w:tmpl w:val="23FE3B66"/>
    <w:lvl w:ilvl="0" w:tplc="FF2834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800" w:hanging="360"/>
      </w:pPr>
    </w:lvl>
    <w:lvl w:ilvl="2" w:tplc="0403001B" w:tentative="1">
      <w:start w:val="1"/>
      <w:numFmt w:val="lowerRoman"/>
      <w:lvlText w:val="%3."/>
      <w:lvlJc w:val="right"/>
      <w:pPr>
        <w:ind w:left="2520" w:hanging="180"/>
      </w:pPr>
    </w:lvl>
    <w:lvl w:ilvl="3" w:tplc="0403000F" w:tentative="1">
      <w:start w:val="1"/>
      <w:numFmt w:val="decimal"/>
      <w:lvlText w:val="%4."/>
      <w:lvlJc w:val="left"/>
      <w:pPr>
        <w:ind w:left="3240" w:hanging="360"/>
      </w:pPr>
    </w:lvl>
    <w:lvl w:ilvl="4" w:tplc="04030019" w:tentative="1">
      <w:start w:val="1"/>
      <w:numFmt w:val="lowerLetter"/>
      <w:lvlText w:val="%5."/>
      <w:lvlJc w:val="left"/>
      <w:pPr>
        <w:ind w:left="3960" w:hanging="360"/>
      </w:pPr>
    </w:lvl>
    <w:lvl w:ilvl="5" w:tplc="0403001B" w:tentative="1">
      <w:start w:val="1"/>
      <w:numFmt w:val="lowerRoman"/>
      <w:lvlText w:val="%6."/>
      <w:lvlJc w:val="right"/>
      <w:pPr>
        <w:ind w:left="4680" w:hanging="180"/>
      </w:pPr>
    </w:lvl>
    <w:lvl w:ilvl="6" w:tplc="0403000F" w:tentative="1">
      <w:start w:val="1"/>
      <w:numFmt w:val="decimal"/>
      <w:lvlText w:val="%7."/>
      <w:lvlJc w:val="left"/>
      <w:pPr>
        <w:ind w:left="5400" w:hanging="360"/>
      </w:pPr>
    </w:lvl>
    <w:lvl w:ilvl="7" w:tplc="04030019" w:tentative="1">
      <w:start w:val="1"/>
      <w:numFmt w:val="lowerLetter"/>
      <w:lvlText w:val="%8."/>
      <w:lvlJc w:val="left"/>
      <w:pPr>
        <w:ind w:left="6120" w:hanging="360"/>
      </w:pPr>
    </w:lvl>
    <w:lvl w:ilvl="8" w:tplc="040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65346D"/>
    <w:multiLevelType w:val="multilevel"/>
    <w:tmpl w:val="CB1A5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B758BC"/>
    <w:multiLevelType w:val="hybridMultilevel"/>
    <w:tmpl w:val="BD4CACA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490B84"/>
    <w:multiLevelType w:val="hybridMultilevel"/>
    <w:tmpl w:val="0140424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2E7D"/>
    <w:multiLevelType w:val="multilevel"/>
    <w:tmpl w:val="370C4D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032CE"/>
    <w:multiLevelType w:val="hybridMultilevel"/>
    <w:tmpl w:val="7BB41B4E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46462F"/>
    <w:multiLevelType w:val="multilevel"/>
    <w:tmpl w:val="23B4056C"/>
    <w:lvl w:ilvl="0">
      <w:start w:val="1"/>
      <w:numFmt w:val="decimal"/>
      <w:pStyle w:val="NumberedHeadingStyleB1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pStyle w:val="NumberedHeadingStyleB2"/>
      <w:lvlText w:val="%2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>
      <w:start w:val="1"/>
      <w:numFmt w:val="lowerRoman"/>
      <w:pStyle w:val="NumberedHeadingStyleB3"/>
      <w:lvlText w:val="%3)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3B17209B"/>
    <w:multiLevelType w:val="hybridMultilevel"/>
    <w:tmpl w:val="7B168E26"/>
    <w:lvl w:ilvl="0" w:tplc="E22A06EE">
      <w:start w:val="1"/>
      <w:numFmt w:val="bullet"/>
      <w:pStyle w:val="1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52EDE"/>
    <w:multiLevelType w:val="singleLevel"/>
    <w:tmpl w:val="293C69B4"/>
    <w:lvl w:ilvl="0">
      <w:start w:val="1"/>
      <w:numFmt w:val="bullet"/>
      <w:pStyle w:val="Bulletwithtex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0"/>
      </w:rPr>
    </w:lvl>
  </w:abstractNum>
  <w:abstractNum w:abstractNumId="18" w15:restartNumberingAfterBreak="0">
    <w:nsid w:val="3EE64BD8"/>
    <w:multiLevelType w:val="hybridMultilevel"/>
    <w:tmpl w:val="AD50633A"/>
    <w:lvl w:ilvl="0" w:tplc="73224B16">
      <w:start w:val="1"/>
      <w:numFmt w:val="bullet"/>
      <w:pStyle w:val="TableBullet2Text"/>
      <w:lvlText w:val="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9" w15:restartNumberingAfterBreak="0">
    <w:nsid w:val="40F52CEA"/>
    <w:multiLevelType w:val="multilevel"/>
    <w:tmpl w:val="101C5420"/>
    <w:lvl w:ilvl="0">
      <w:start w:val="1"/>
      <w:numFmt w:val="none"/>
      <w:pStyle w:val="4ProcessOutline"/>
      <w:suff w:val="nothing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%2.%3"/>
      <w:lvlJc w:val="left"/>
      <w:pPr>
        <w:tabs>
          <w:tab w:val="num" w:pos="108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%2.%3.%4"/>
      <w:lvlJc w:val="left"/>
      <w:pPr>
        <w:tabs>
          <w:tab w:val="num" w:pos="1080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" w15:restartNumberingAfterBreak="0">
    <w:nsid w:val="4E113A84"/>
    <w:multiLevelType w:val="hybridMultilevel"/>
    <w:tmpl w:val="176AB4C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32320"/>
    <w:multiLevelType w:val="multilevel"/>
    <w:tmpl w:val="84E488AA"/>
    <w:lvl w:ilvl="0">
      <w:start w:val="1"/>
      <w:numFmt w:val="decimal"/>
      <w:pStyle w:val="1numberheading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numberheading"/>
      <w:lvlText w:val="%1.%2"/>
      <w:lvlJc w:val="left"/>
      <w:pPr>
        <w:tabs>
          <w:tab w:val="num" w:pos="1656"/>
        </w:tabs>
        <w:ind w:left="1656" w:hanging="576"/>
      </w:pPr>
      <w:rPr>
        <w:rFonts w:cs="Times New Roman" w:hint="default"/>
      </w:rPr>
    </w:lvl>
    <w:lvl w:ilvl="2">
      <w:start w:val="1"/>
      <w:numFmt w:val="decimal"/>
      <w:pStyle w:val="3numberheading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numbullet"/>
      <w:lvlText w:val="%1.%2.%3.%4"/>
      <w:lvlJc w:val="left"/>
      <w:pPr>
        <w:tabs>
          <w:tab w:val="num" w:pos="1080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TableBullet4"/>
      <w:lvlText w:val="%1.%2.%3.%4.%5"/>
      <w:lvlJc w:val="left"/>
      <w:pPr>
        <w:tabs>
          <w:tab w:val="num" w:pos="1440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2" w15:restartNumberingAfterBreak="0">
    <w:nsid w:val="52E02956"/>
    <w:multiLevelType w:val="hybridMultilevel"/>
    <w:tmpl w:val="D98C75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2912A2"/>
    <w:multiLevelType w:val="hybridMultilevel"/>
    <w:tmpl w:val="F1C22CA8"/>
    <w:lvl w:ilvl="0" w:tplc="CC7C6700">
      <w:numFmt w:val="bullet"/>
      <w:lvlText w:val=""/>
      <w:lvlJc w:val="left"/>
      <w:pPr>
        <w:ind w:left="2520" w:hanging="360"/>
      </w:pPr>
      <w:rPr>
        <w:rFonts w:ascii="Wingdings" w:eastAsia="SimSun" w:hAnsi="Wingdings" w:cs="Arial" w:hint="default"/>
      </w:rPr>
    </w:lvl>
    <w:lvl w:ilvl="1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82F4130"/>
    <w:multiLevelType w:val="singleLevel"/>
    <w:tmpl w:val="D6947B42"/>
    <w:lvl w:ilvl="0">
      <w:start w:val="1"/>
      <w:numFmt w:val="bullet"/>
      <w:pStyle w:val="Bulletwithtext1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25" w15:restartNumberingAfterBreak="0">
    <w:nsid w:val="5D555CDE"/>
    <w:multiLevelType w:val="hybridMultilevel"/>
    <w:tmpl w:val="E74A99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9652EE"/>
    <w:multiLevelType w:val="multilevel"/>
    <w:tmpl w:val="94CA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3075CD5"/>
    <w:multiLevelType w:val="singleLevel"/>
    <w:tmpl w:val="94A63540"/>
    <w:lvl w:ilvl="0">
      <w:start w:val="1"/>
      <w:numFmt w:val="bullet"/>
      <w:pStyle w:val="Bulletwithtex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2"/>
      </w:rPr>
    </w:lvl>
  </w:abstractNum>
  <w:abstractNum w:abstractNumId="28" w15:restartNumberingAfterBreak="0">
    <w:nsid w:val="6723008F"/>
    <w:multiLevelType w:val="multilevel"/>
    <w:tmpl w:val="4DF04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DE6F90"/>
    <w:multiLevelType w:val="singleLevel"/>
    <w:tmpl w:val="1E88CE50"/>
    <w:lvl w:ilvl="0">
      <w:start w:val="1"/>
      <w:numFmt w:val="bullet"/>
      <w:pStyle w:val="Bulletwithtext3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4"/>
      </w:rPr>
    </w:lvl>
  </w:abstractNum>
  <w:abstractNum w:abstractNumId="30" w15:restartNumberingAfterBreak="0">
    <w:nsid w:val="68804DFB"/>
    <w:multiLevelType w:val="multilevel"/>
    <w:tmpl w:val="B928B51A"/>
    <w:lvl w:ilvl="0">
      <w:start w:val="1"/>
      <w:numFmt w:val="decimal"/>
      <w:pStyle w:val="Numberedlist21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2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1" w15:restartNumberingAfterBreak="0">
    <w:nsid w:val="6AC12C84"/>
    <w:multiLevelType w:val="singleLevel"/>
    <w:tmpl w:val="7234B362"/>
    <w:lvl w:ilvl="0">
      <w:start w:val="1"/>
      <w:numFmt w:val="bullet"/>
      <w:pStyle w:val="Apartado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6D4B238B"/>
    <w:multiLevelType w:val="singleLevel"/>
    <w:tmpl w:val="3086DEE0"/>
    <w:lvl w:ilvl="0">
      <w:start w:val="1"/>
      <w:numFmt w:val="bullet"/>
      <w:pStyle w:val="Bulletwithtex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 w:val="0"/>
        <w:i w:val="0"/>
        <w:sz w:val="16"/>
      </w:rPr>
    </w:lvl>
  </w:abstractNum>
  <w:abstractNum w:abstractNumId="33" w15:restartNumberingAfterBreak="0">
    <w:nsid w:val="6F92030D"/>
    <w:multiLevelType w:val="multilevel"/>
    <w:tmpl w:val="77DE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47635"/>
    <w:multiLevelType w:val="hybridMultilevel"/>
    <w:tmpl w:val="DF267508"/>
    <w:lvl w:ilvl="0" w:tplc="3B580E88">
      <w:numFmt w:val="bullet"/>
      <w:lvlText w:val="-"/>
      <w:lvlJc w:val="left"/>
      <w:pPr>
        <w:ind w:left="108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5"/>
  </w:num>
  <w:num w:numId="3">
    <w:abstractNumId w:val="17"/>
  </w:num>
  <w:num w:numId="4">
    <w:abstractNumId w:val="29"/>
  </w:num>
  <w:num w:numId="5">
    <w:abstractNumId w:val="24"/>
  </w:num>
  <w:num w:numId="6">
    <w:abstractNumId w:val="32"/>
  </w:num>
  <w:num w:numId="7">
    <w:abstractNumId w:val="27"/>
  </w:num>
  <w:num w:numId="8">
    <w:abstractNumId w:val="7"/>
  </w:num>
  <w:num w:numId="9">
    <w:abstractNumId w:val="4"/>
  </w:num>
  <w:num w:numId="10">
    <w:abstractNumId w:val="19"/>
  </w:num>
  <w:num w:numId="11">
    <w:abstractNumId w:val="21"/>
  </w:num>
  <w:num w:numId="12">
    <w:abstractNumId w:val="18"/>
  </w:num>
  <w:num w:numId="13">
    <w:abstractNumId w:val="16"/>
  </w:num>
  <w:num w:numId="1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31"/>
  </w:num>
  <w:num w:numId="17">
    <w:abstractNumId w:val="23"/>
  </w:num>
  <w:num w:numId="18">
    <w:abstractNumId w:val="22"/>
  </w:num>
  <w:num w:numId="19">
    <w:abstractNumId w:val="25"/>
  </w:num>
  <w:num w:numId="20">
    <w:abstractNumId w:val="12"/>
  </w:num>
  <w:num w:numId="21">
    <w:abstractNumId w:val="20"/>
  </w:num>
  <w:num w:numId="22">
    <w:abstractNumId w:val="9"/>
  </w:num>
  <w:num w:numId="23">
    <w:abstractNumId w:val="10"/>
  </w:num>
  <w:num w:numId="24">
    <w:abstractNumId w:val="13"/>
  </w:num>
  <w:num w:numId="25">
    <w:abstractNumId w:val="3"/>
  </w:num>
  <w:num w:numId="26">
    <w:abstractNumId w:val="0"/>
  </w:num>
  <w:num w:numId="27">
    <w:abstractNumId w:val="26"/>
  </w:num>
  <w:num w:numId="28">
    <w:abstractNumId w:val="8"/>
  </w:num>
  <w:num w:numId="29">
    <w:abstractNumId w:val="28"/>
  </w:num>
  <w:num w:numId="30">
    <w:abstractNumId w:val="1"/>
  </w:num>
  <w:num w:numId="31">
    <w:abstractNumId w:val="33"/>
  </w:num>
  <w:num w:numId="32">
    <w:abstractNumId w:val="34"/>
  </w:num>
  <w:num w:numId="33">
    <w:abstractNumId w:val="14"/>
  </w:num>
  <w:num w:numId="34">
    <w:abstractNumId w:val="11"/>
  </w:num>
  <w:num w:numId="35">
    <w:abstractNumId w:val="5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Antonio Montero">
    <w15:presenceInfo w15:providerId="Windows Live" w15:userId="7ddc27ce8a2bb9f5"/>
  </w15:person>
  <w15:person w15:author="MURAT MORA">
    <w15:presenceInfo w15:providerId="Windows Live" w15:userId="9a8bd57ed5054a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hyphenationZone w:val="425"/>
  <w:drawingGridHorizontalSpacing w:val="100"/>
  <w:drawingGridVerticalSpacing w:val="6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DD"/>
    <w:rsid w:val="00001653"/>
    <w:rsid w:val="00002936"/>
    <w:rsid w:val="000035DF"/>
    <w:rsid w:val="0000454A"/>
    <w:rsid w:val="00004808"/>
    <w:rsid w:val="00004BE3"/>
    <w:rsid w:val="00010227"/>
    <w:rsid w:val="00011F2C"/>
    <w:rsid w:val="00017F24"/>
    <w:rsid w:val="000203C5"/>
    <w:rsid w:val="00021B26"/>
    <w:rsid w:val="00022804"/>
    <w:rsid w:val="000234C1"/>
    <w:rsid w:val="000241CF"/>
    <w:rsid w:val="00030BEA"/>
    <w:rsid w:val="00032D5A"/>
    <w:rsid w:val="00033773"/>
    <w:rsid w:val="0003560F"/>
    <w:rsid w:val="00040CE0"/>
    <w:rsid w:val="00042AAC"/>
    <w:rsid w:val="00046101"/>
    <w:rsid w:val="000469C2"/>
    <w:rsid w:val="00051C43"/>
    <w:rsid w:val="0006252C"/>
    <w:rsid w:val="000627F7"/>
    <w:rsid w:val="00062D43"/>
    <w:rsid w:val="00065548"/>
    <w:rsid w:val="00067907"/>
    <w:rsid w:val="0007153C"/>
    <w:rsid w:val="00072B2E"/>
    <w:rsid w:val="00074FEC"/>
    <w:rsid w:val="000779DE"/>
    <w:rsid w:val="00077D35"/>
    <w:rsid w:val="00080046"/>
    <w:rsid w:val="00080BB9"/>
    <w:rsid w:val="00082615"/>
    <w:rsid w:val="00084399"/>
    <w:rsid w:val="00084B9D"/>
    <w:rsid w:val="00092E6E"/>
    <w:rsid w:val="00097436"/>
    <w:rsid w:val="000A0857"/>
    <w:rsid w:val="000A121D"/>
    <w:rsid w:val="000A14DC"/>
    <w:rsid w:val="000B1530"/>
    <w:rsid w:val="000B1951"/>
    <w:rsid w:val="000B22D3"/>
    <w:rsid w:val="000B2C24"/>
    <w:rsid w:val="000B2D75"/>
    <w:rsid w:val="000B4BF6"/>
    <w:rsid w:val="000C109F"/>
    <w:rsid w:val="000C1EAB"/>
    <w:rsid w:val="000C2BED"/>
    <w:rsid w:val="000C6029"/>
    <w:rsid w:val="000D6678"/>
    <w:rsid w:val="000D69F4"/>
    <w:rsid w:val="000D7AA4"/>
    <w:rsid w:val="000E0E5C"/>
    <w:rsid w:val="000F057E"/>
    <w:rsid w:val="000F0C2A"/>
    <w:rsid w:val="000F1D5A"/>
    <w:rsid w:val="000F70DC"/>
    <w:rsid w:val="001009E2"/>
    <w:rsid w:val="00100E97"/>
    <w:rsid w:val="001026C4"/>
    <w:rsid w:val="00104D2B"/>
    <w:rsid w:val="00105EC0"/>
    <w:rsid w:val="00110928"/>
    <w:rsid w:val="00111CFF"/>
    <w:rsid w:val="00111D1D"/>
    <w:rsid w:val="00122D69"/>
    <w:rsid w:val="001230AC"/>
    <w:rsid w:val="001231D0"/>
    <w:rsid w:val="0012348D"/>
    <w:rsid w:val="001260CF"/>
    <w:rsid w:val="00126A9A"/>
    <w:rsid w:val="00130F7C"/>
    <w:rsid w:val="001345C0"/>
    <w:rsid w:val="001354D7"/>
    <w:rsid w:val="00136815"/>
    <w:rsid w:val="001409F2"/>
    <w:rsid w:val="0014152E"/>
    <w:rsid w:val="00142C3D"/>
    <w:rsid w:val="001461D7"/>
    <w:rsid w:val="00151E0F"/>
    <w:rsid w:val="00154C1B"/>
    <w:rsid w:val="00157919"/>
    <w:rsid w:val="00161ABD"/>
    <w:rsid w:val="00161D41"/>
    <w:rsid w:val="001627FD"/>
    <w:rsid w:val="00171BEA"/>
    <w:rsid w:val="00174116"/>
    <w:rsid w:val="00174146"/>
    <w:rsid w:val="00177A7E"/>
    <w:rsid w:val="001800B8"/>
    <w:rsid w:val="001811CD"/>
    <w:rsid w:val="00181FF6"/>
    <w:rsid w:val="0018216B"/>
    <w:rsid w:val="001825ED"/>
    <w:rsid w:val="00184490"/>
    <w:rsid w:val="00184F9E"/>
    <w:rsid w:val="00185EB4"/>
    <w:rsid w:val="00187BDD"/>
    <w:rsid w:val="00191CE3"/>
    <w:rsid w:val="00191DBD"/>
    <w:rsid w:val="00192188"/>
    <w:rsid w:val="00193323"/>
    <w:rsid w:val="00193D1C"/>
    <w:rsid w:val="0019500B"/>
    <w:rsid w:val="001A207A"/>
    <w:rsid w:val="001A2799"/>
    <w:rsid w:val="001A315A"/>
    <w:rsid w:val="001A38D6"/>
    <w:rsid w:val="001A3FCF"/>
    <w:rsid w:val="001A5208"/>
    <w:rsid w:val="001A5BAB"/>
    <w:rsid w:val="001A5ECD"/>
    <w:rsid w:val="001B243E"/>
    <w:rsid w:val="001B4DDC"/>
    <w:rsid w:val="001C2D35"/>
    <w:rsid w:val="001C370C"/>
    <w:rsid w:val="001C4B88"/>
    <w:rsid w:val="001C5961"/>
    <w:rsid w:val="001C5C40"/>
    <w:rsid w:val="001D1A9D"/>
    <w:rsid w:val="001D1B0D"/>
    <w:rsid w:val="001D4966"/>
    <w:rsid w:val="001D6937"/>
    <w:rsid w:val="001D7507"/>
    <w:rsid w:val="001D7665"/>
    <w:rsid w:val="001D7B9E"/>
    <w:rsid w:val="001E0BCA"/>
    <w:rsid w:val="001E6487"/>
    <w:rsid w:val="001E6A4C"/>
    <w:rsid w:val="001E7756"/>
    <w:rsid w:val="001E7EBC"/>
    <w:rsid w:val="001F0248"/>
    <w:rsid w:val="001F0535"/>
    <w:rsid w:val="001F276E"/>
    <w:rsid w:val="001F2814"/>
    <w:rsid w:val="001F361A"/>
    <w:rsid w:val="001F5B5F"/>
    <w:rsid w:val="001F620B"/>
    <w:rsid w:val="002001E4"/>
    <w:rsid w:val="002011DF"/>
    <w:rsid w:val="00201C7B"/>
    <w:rsid w:val="00205369"/>
    <w:rsid w:val="00206090"/>
    <w:rsid w:val="0020677A"/>
    <w:rsid w:val="00206957"/>
    <w:rsid w:val="00212D71"/>
    <w:rsid w:val="00214109"/>
    <w:rsid w:val="00214465"/>
    <w:rsid w:val="00221150"/>
    <w:rsid w:val="00221C1A"/>
    <w:rsid w:val="002273DC"/>
    <w:rsid w:val="002274C2"/>
    <w:rsid w:val="0023070D"/>
    <w:rsid w:val="00230E70"/>
    <w:rsid w:val="00234194"/>
    <w:rsid w:val="00235F26"/>
    <w:rsid w:val="0023742C"/>
    <w:rsid w:val="00237662"/>
    <w:rsid w:val="00242B8D"/>
    <w:rsid w:val="00243158"/>
    <w:rsid w:val="0024400B"/>
    <w:rsid w:val="00244D31"/>
    <w:rsid w:val="00246155"/>
    <w:rsid w:val="00250AB7"/>
    <w:rsid w:val="00255284"/>
    <w:rsid w:val="0025584E"/>
    <w:rsid w:val="002608B4"/>
    <w:rsid w:val="00261ACC"/>
    <w:rsid w:val="002653F7"/>
    <w:rsid w:val="00272A41"/>
    <w:rsid w:val="00282D6F"/>
    <w:rsid w:val="00283DEE"/>
    <w:rsid w:val="002856EB"/>
    <w:rsid w:val="002904AD"/>
    <w:rsid w:val="0029091A"/>
    <w:rsid w:val="002921DB"/>
    <w:rsid w:val="002A0AC3"/>
    <w:rsid w:val="002A1A31"/>
    <w:rsid w:val="002A276A"/>
    <w:rsid w:val="002A2C76"/>
    <w:rsid w:val="002A6B75"/>
    <w:rsid w:val="002A7332"/>
    <w:rsid w:val="002B04F2"/>
    <w:rsid w:val="002B2102"/>
    <w:rsid w:val="002B419E"/>
    <w:rsid w:val="002B477E"/>
    <w:rsid w:val="002B5CB0"/>
    <w:rsid w:val="002C1275"/>
    <w:rsid w:val="002C43FE"/>
    <w:rsid w:val="002C688A"/>
    <w:rsid w:val="002C71AF"/>
    <w:rsid w:val="002D1812"/>
    <w:rsid w:val="002D388E"/>
    <w:rsid w:val="002D49DC"/>
    <w:rsid w:val="002D6170"/>
    <w:rsid w:val="002E043A"/>
    <w:rsid w:val="002E2644"/>
    <w:rsid w:val="002E566C"/>
    <w:rsid w:val="002E5A6F"/>
    <w:rsid w:val="002E601C"/>
    <w:rsid w:val="002E6A83"/>
    <w:rsid w:val="002E6A84"/>
    <w:rsid w:val="002F169A"/>
    <w:rsid w:val="002F396F"/>
    <w:rsid w:val="002F56ED"/>
    <w:rsid w:val="002F7E3C"/>
    <w:rsid w:val="002F7E62"/>
    <w:rsid w:val="00300320"/>
    <w:rsid w:val="00301C38"/>
    <w:rsid w:val="00306257"/>
    <w:rsid w:val="00315319"/>
    <w:rsid w:val="003155E1"/>
    <w:rsid w:val="00315AEA"/>
    <w:rsid w:val="00316C05"/>
    <w:rsid w:val="00321828"/>
    <w:rsid w:val="00323967"/>
    <w:rsid w:val="00323E87"/>
    <w:rsid w:val="00325A83"/>
    <w:rsid w:val="00326A3C"/>
    <w:rsid w:val="00330150"/>
    <w:rsid w:val="00330C9A"/>
    <w:rsid w:val="003368E2"/>
    <w:rsid w:val="00337BE9"/>
    <w:rsid w:val="00341233"/>
    <w:rsid w:val="00341B36"/>
    <w:rsid w:val="00343D4A"/>
    <w:rsid w:val="00355ABF"/>
    <w:rsid w:val="003642C2"/>
    <w:rsid w:val="00364D0A"/>
    <w:rsid w:val="003654E4"/>
    <w:rsid w:val="003667BF"/>
    <w:rsid w:val="00366E19"/>
    <w:rsid w:val="00367B03"/>
    <w:rsid w:val="003702AA"/>
    <w:rsid w:val="003702DF"/>
    <w:rsid w:val="00372ED5"/>
    <w:rsid w:val="0037591D"/>
    <w:rsid w:val="00376286"/>
    <w:rsid w:val="0037712D"/>
    <w:rsid w:val="00377482"/>
    <w:rsid w:val="0038382E"/>
    <w:rsid w:val="0038454C"/>
    <w:rsid w:val="00384855"/>
    <w:rsid w:val="00390051"/>
    <w:rsid w:val="00391276"/>
    <w:rsid w:val="003913C5"/>
    <w:rsid w:val="003929B9"/>
    <w:rsid w:val="00393798"/>
    <w:rsid w:val="00393C53"/>
    <w:rsid w:val="003942B9"/>
    <w:rsid w:val="003A0478"/>
    <w:rsid w:val="003A0657"/>
    <w:rsid w:val="003A2140"/>
    <w:rsid w:val="003A2C8F"/>
    <w:rsid w:val="003A3766"/>
    <w:rsid w:val="003A605B"/>
    <w:rsid w:val="003B406F"/>
    <w:rsid w:val="003B7483"/>
    <w:rsid w:val="003B789F"/>
    <w:rsid w:val="003B792A"/>
    <w:rsid w:val="003C163F"/>
    <w:rsid w:val="003C1C34"/>
    <w:rsid w:val="003C2345"/>
    <w:rsid w:val="003C2620"/>
    <w:rsid w:val="003C6797"/>
    <w:rsid w:val="003C68ED"/>
    <w:rsid w:val="003C7350"/>
    <w:rsid w:val="003D2EF0"/>
    <w:rsid w:val="003D3409"/>
    <w:rsid w:val="003D68ED"/>
    <w:rsid w:val="003D6C65"/>
    <w:rsid w:val="003E1793"/>
    <w:rsid w:val="003E2038"/>
    <w:rsid w:val="003E3A2E"/>
    <w:rsid w:val="003E5F02"/>
    <w:rsid w:val="003F2520"/>
    <w:rsid w:val="003F2A8E"/>
    <w:rsid w:val="003F3316"/>
    <w:rsid w:val="003F5B98"/>
    <w:rsid w:val="003F5FB1"/>
    <w:rsid w:val="003F7B7B"/>
    <w:rsid w:val="00402687"/>
    <w:rsid w:val="004031E9"/>
    <w:rsid w:val="00404B82"/>
    <w:rsid w:val="00404CE7"/>
    <w:rsid w:val="004076C6"/>
    <w:rsid w:val="0040771D"/>
    <w:rsid w:val="004105CF"/>
    <w:rsid w:val="004138F2"/>
    <w:rsid w:val="00413F51"/>
    <w:rsid w:val="00414E6C"/>
    <w:rsid w:val="00416565"/>
    <w:rsid w:val="00417A8A"/>
    <w:rsid w:val="00426B30"/>
    <w:rsid w:val="0043044E"/>
    <w:rsid w:val="00431A26"/>
    <w:rsid w:val="00434200"/>
    <w:rsid w:val="00434252"/>
    <w:rsid w:val="00441B14"/>
    <w:rsid w:val="00445443"/>
    <w:rsid w:val="0044674C"/>
    <w:rsid w:val="00446F7E"/>
    <w:rsid w:val="0044788F"/>
    <w:rsid w:val="00451A43"/>
    <w:rsid w:val="00452DD6"/>
    <w:rsid w:val="00452DF9"/>
    <w:rsid w:val="004554FF"/>
    <w:rsid w:val="00455C8B"/>
    <w:rsid w:val="00457178"/>
    <w:rsid w:val="0046611A"/>
    <w:rsid w:val="00472B9C"/>
    <w:rsid w:val="004736EA"/>
    <w:rsid w:val="00475666"/>
    <w:rsid w:val="00475DA7"/>
    <w:rsid w:val="00476586"/>
    <w:rsid w:val="00477BDB"/>
    <w:rsid w:val="0048239D"/>
    <w:rsid w:val="004860EA"/>
    <w:rsid w:val="004863C0"/>
    <w:rsid w:val="00486464"/>
    <w:rsid w:val="00487D6E"/>
    <w:rsid w:val="004911A9"/>
    <w:rsid w:val="00491430"/>
    <w:rsid w:val="004929F1"/>
    <w:rsid w:val="00492C80"/>
    <w:rsid w:val="0049354B"/>
    <w:rsid w:val="004A1A32"/>
    <w:rsid w:val="004A3EA4"/>
    <w:rsid w:val="004A40E4"/>
    <w:rsid w:val="004B33AA"/>
    <w:rsid w:val="004B51E6"/>
    <w:rsid w:val="004B7F7B"/>
    <w:rsid w:val="004C05E9"/>
    <w:rsid w:val="004C4325"/>
    <w:rsid w:val="004D0198"/>
    <w:rsid w:val="004D1DAD"/>
    <w:rsid w:val="004D1F0C"/>
    <w:rsid w:val="004D293E"/>
    <w:rsid w:val="004D362C"/>
    <w:rsid w:val="004D63B3"/>
    <w:rsid w:val="004D6916"/>
    <w:rsid w:val="004D6D23"/>
    <w:rsid w:val="004E2504"/>
    <w:rsid w:val="004E3DBF"/>
    <w:rsid w:val="004E6492"/>
    <w:rsid w:val="004F0F97"/>
    <w:rsid w:val="004F15EA"/>
    <w:rsid w:val="004F47FF"/>
    <w:rsid w:val="004F4AA1"/>
    <w:rsid w:val="004F5AEE"/>
    <w:rsid w:val="00504D04"/>
    <w:rsid w:val="00504D3C"/>
    <w:rsid w:val="00507A77"/>
    <w:rsid w:val="00511048"/>
    <w:rsid w:val="005111AA"/>
    <w:rsid w:val="005116FB"/>
    <w:rsid w:val="00512EC9"/>
    <w:rsid w:val="00515498"/>
    <w:rsid w:val="00515FC6"/>
    <w:rsid w:val="00517A3D"/>
    <w:rsid w:val="00517B0F"/>
    <w:rsid w:val="005266C8"/>
    <w:rsid w:val="00530994"/>
    <w:rsid w:val="00534B71"/>
    <w:rsid w:val="00536160"/>
    <w:rsid w:val="00536E55"/>
    <w:rsid w:val="00537845"/>
    <w:rsid w:val="005419A8"/>
    <w:rsid w:val="005432F0"/>
    <w:rsid w:val="00544794"/>
    <w:rsid w:val="005456FA"/>
    <w:rsid w:val="0054794E"/>
    <w:rsid w:val="00551407"/>
    <w:rsid w:val="005558BC"/>
    <w:rsid w:val="00555E31"/>
    <w:rsid w:val="00557BC0"/>
    <w:rsid w:val="005607F9"/>
    <w:rsid w:val="00561267"/>
    <w:rsid w:val="005619BF"/>
    <w:rsid w:val="00562878"/>
    <w:rsid w:val="00563BC9"/>
    <w:rsid w:val="00563E13"/>
    <w:rsid w:val="00570A23"/>
    <w:rsid w:val="0057244E"/>
    <w:rsid w:val="00575EF5"/>
    <w:rsid w:val="00576909"/>
    <w:rsid w:val="00580346"/>
    <w:rsid w:val="00583477"/>
    <w:rsid w:val="00584C66"/>
    <w:rsid w:val="00585AA1"/>
    <w:rsid w:val="00586CC9"/>
    <w:rsid w:val="00590B45"/>
    <w:rsid w:val="005936B4"/>
    <w:rsid w:val="005A001F"/>
    <w:rsid w:val="005A1A6A"/>
    <w:rsid w:val="005A40E2"/>
    <w:rsid w:val="005A6383"/>
    <w:rsid w:val="005B0E1D"/>
    <w:rsid w:val="005B2CB7"/>
    <w:rsid w:val="005B4872"/>
    <w:rsid w:val="005B5051"/>
    <w:rsid w:val="005B6A07"/>
    <w:rsid w:val="005B6BD8"/>
    <w:rsid w:val="005C1B91"/>
    <w:rsid w:val="005C33E1"/>
    <w:rsid w:val="005C3558"/>
    <w:rsid w:val="005C4180"/>
    <w:rsid w:val="005C4373"/>
    <w:rsid w:val="005C75B3"/>
    <w:rsid w:val="005D34DA"/>
    <w:rsid w:val="005D4E48"/>
    <w:rsid w:val="005D5147"/>
    <w:rsid w:val="005D6891"/>
    <w:rsid w:val="005E1CA9"/>
    <w:rsid w:val="005E2AB2"/>
    <w:rsid w:val="005E392D"/>
    <w:rsid w:val="005E3A8E"/>
    <w:rsid w:val="005E5AB4"/>
    <w:rsid w:val="005E5D8D"/>
    <w:rsid w:val="005F6E71"/>
    <w:rsid w:val="0060098F"/>
    <w:rsid w:val="006067AC"/>
    <w:rsid w:val="00610128"/>
    <w:rsid w:val="006104E3"/>
    <w:rsid w:val="0061295B"/>
    <w:rsid w:val="00614929"/>
    <w:rsid w:val="00616A0A"/>
    <w:rsid w:val="00616A3F"/>
    <w:rsid w:val="00617A3C"/>
    <w:rsid w:val="006233B5"/>
    <w:rsid w:val="0063050D"/>
    <w:rsid w:val="00630D8E"/>
    <w:rsid w:val="00632730"/>
    <w:rsid w:val="00634946"/>
    <w:rsid w:val="0063496A"/>
    <w:rsid w:val="00634D85"/>
    <w:rsid w:val="0063583F"/>
    <w:rsid w:val="00636A8C"/>
    <w:rsid w:val="00645B15"/>
    <w:rsid w:val="00651805"/>
    <w:rsid w:val="00655C61"/>
    <w:rsid w:val="006560C9"/>
    <w:rsid w:val="0065620A"/>
    <w:rsid w:val="0065747C"/>
    <w:rsid w:val="00661220"/>
    <w:rsid w:val="006657E2"/>
    <w:rsid w:val="006665D3"/>
    <w:rsid w:val="0066755D"/>
    <w:rsid w:val="00670D5E"/>
    <w:rsid w:val="006714CB"/>
    <w:rsid w:val="006747EC"/>
    <w:rsid w:val="00677089"/>
    <w:rsid w:val="00680665"/>
    <w:rsid w:val="00682D91"/>
    <w:rsid w:val="00684F19"/>
    <w:rsid w:val="006866CE"/>
    <w:rsid w:val="00690ABE"/>
    <w:rsid w:val="00691704"/>
    <w:rsid w:val="00691BE4"/>
    <w:rsid w:val="006926E8"/>
    <w:rsid w:val="00697178"/>
    <w:rsid w:val="006975D0"/>
    <w:rsid w:val="006A15E5"/>
    <w:rsid w:val="006A1855"/>
    <w:rsid w:val="006A4852"/>
    <w:rsid w:val="006B163C"/>
    <w:rsid w:val="006B1CE6"/>
    <w:rsid w:val="006B29CC"/>
    <w:rsid w:val="006B2D88"/>
    <w:rsid w:val="006B3B9A"/>
    <w:rsid w:val="006B515F"/>
    <w:rsid w:val="006C0704"/>
    <w:rsid w:val="006C0C99"/>
    <w:rsid w:val="006C0D84"/>
    <w:rsid w:val="006C3749"/>
    <w:rsid w:val="006C5346"/>
    <w:rsid w:val="006C627B"/>
    <w:rsid w:val="006C76CC"/>
    <w:rsid w:val="006D2914"/>
    <w:rsid w:val="006D49DA"/>
    <w:rsid w:val="006D5940"/>
    <w:rsid w:val="006E028A"/>
    <w:rsid w:val="006E0370"/>
    <w:rsid w:val="006E0AF9"/>
    <w:rsid w:val="006E11B0"/>
    <w:rsid w:val="006F0736"/>
    <w:rsid w:val="006F188F"/>
    <w:rsid w:val="006F20D1"/>
    <w:rsid w:val="006F7DC5"/>
    <w:rsid w:val="00700DF9"/>
    <w:rsid w:val="00700E09"/>
    <w:rsid w:val="007010AD"/>
    <w:rsid w:val="00702DE6"/>
    <w:rsid w:val="00703896"/>
    <w:rsid w:val="00704D5D"/>
    <w:rsid w:val="00704E07"/>
    <w:rsid w:val="00713C1E"/>
    <w:rsid w:val="00722E62"/>
    <w:rsid w:val="007253D0"/>
    <w:rsid w:val="007262E9"/>
    <w:rsid w:val="00727E6F"/>
    <w:rsid w:val="00733071"/>
    <w:rsid w:val="00734F55"/>
    <w:rsid w:val="00735A46"/>
    <w:rsid w:val="00736740"/>
    <w:rsid w:val="007405A1"/>
    <w:rsid w:val="007406CD"/>
    <w:rsid w:val="00741797"/>
    <w:rsid w:val="007503EE"/>
    <w:rsid w:val="00751C1B"/>
    <w:rsid w:val="00752A04"/>
    <w:rsid w:val="00753474"/>
    <w:rsid w:val="007538DE"/>
    <w:rsid w:val="00754E89"/>
    <w:rsid w:val="00755BDB"/>
    <w:rsid w:val="0075619D"/>
    <w:rsid w:val="00756419"/>
    <w:rsid w:val="007572C3"/>
    <w:rsid w:val="007577AF"/>
    <w:rsid w:val="00762720"/>
    <w:rsid w:val="007630C5"/>
    <w:rsid w:val="00767469"/>
    <w:rsid w:val="0077448A"/>
    <w:rsid w:val="007758DA"/>
    <w:rsid w:val="00780F9B"/>
    <w:rsid w:val="00784B09"/>
    <w:rsid w:val="00784E5C"/>
    <w:rsid w:val="007877E1"/>
    <w:rsid w:val="0079102B"/>
    <w:rsid w:val="007914CC"/>
    <w:rsid w:val="00794D40"/>
    <w:rsid w:val="00796579"/>
    <w:rsid w:val="00797F4B"/>
    <w:rsid w:val="00797FE6"/>
    <w:rsid w:val="007A2317"/>
    <w:rsid w:val="007A67AF"/>
    <w:rsid w:val="007B2419"/>
    <w:rsid w:val="007B493E"/>
    <w:rsid w:val="007C1763"/>
    <w:rsid w:val="007C1ACD"/>
    <w:rsid w:val="007C1B83"/>
    <w:rsid w:val="007C1C12"/>
    <w:rsid w:val="007C4D93"/>
    <w:rsid w:val="007C50D9"/>
    <w:rsid w:val="007C624B"/>
    <w:rsid w:val="007D0356"/>
    <w:rsid w:val="007D30FE"/>
    <w:rsid w:val="007D5590"/>
    <w:rsid w:val="007D62BF"/>
    <w:rsid w:val="007D6714"/>
    <w:rsid w:val="007D6986"/>
    <w:rsid w:val="007E0A02"/>
    <w:rsid w:val="007E0B04"/>
    <w:rsid w:val="007E181F"/>
    <w:rsid w:val="007E1C2B"/>
    <w:rsid w:val="007E31A6"/>
    <w:rsid w:val="007E3CCD"/>
    <w:rsid w:val="007E4E45"/>
    <w:rsid w:val="007E5253"/>
    <w:rsid w:val="007E5FDF"/>
    <w:rsid w:val="007E747D"/>
    <w:rsid w:val="007F0AFE"/>
    <w:rsid w:val="007F1291"/>
    <w:rsid w:val="007F12F0"/>
    <w:rsid w:val="007F13DA"/>
    <w:rsid w:val="007F66F3"/>
    <w:rsid w:val="007F701B"/>
    <w:rsid w:val="008010F6"/>
    <w:rsid w:val="008027F3"/>
    <w:rsid w:val="00804E4A"/>
    <w:rsid w:val="00807882"/>
    <w:rsid w:val="00815FA8"/>
    <w:rsid w:val="00817740"/>
    <w:rsid w:val="00817FA4"/>
    <w:rsid w:val="00820679"/>
    <w:rsid w:val="008223EC"/>
    <w:rsid w:val="00824D9D"/>
    <w:rsid w:val="008272D9"/>
    <w:rsid w:val="00827F67"/>
    <w:rsid w:val="00834095"/>
    <w:rsid w:val="00835288"/>
    <w:rsid w:val="00835859"/>
    <w:rsid w:val="008373E2"/>
    <w:rsid w:val="0084052F"/>
    <w:rsid w:val="00841D50"/>
    <w:rsid w:val="008425DA"/>
    <w:rsid w:val="00842B08"/>
    <w:rsid w:val="00851551"/>
    <w:rsid w:val="008549B0"/>
    <w:rsid w:val="008559E5"/>
    <w:rsid w:val="008604E7"/>
    <w:rsid w:val="00860F5E"/>
    <w:rsid w:val="0086252F"/>
    <w:rsid w:val="008635C5"/>
    <w:rsid w:val="00865DCB"/>
    <w:rsid w:val="0086705F"/>
    <w:rsid w:val="008701A2"/>
    <w:rsid w:val="0087212D"/>
    <w:rsid w:val="008732D9"/>
    <w:rsid w:val="00875F17"/>
    <w:rsid w:val="00876813"/>
    <w:rsid w:val="00877F3B"/>
    <w:rsid w:val="00883455"/>
    <w:rsid w:val="00883648"/>
    <w:rsid w:val="00892165"/>
    <w:rsid w:val="0089272D"/>
    <w:rsid w:val="00896AF0"/>
    <w:rsid w:val="008A529F"/>
    <w:rsid w:val="008A6790"/>
    <w:rsid w:val="008B01A3"/>
    <w:rsid w:val="008B6A60"/>
    <w:rsid w:val="008B7482"/>
    <w:rsid w:val="008C11F2"/>
    <w:rsid w:val="008C1C35"/>
    <w:rsid w:val="008C2CE9"/>
    <w:rsid w:val="008C2D2D"/>
    <w:rsid w:val="008C3665"/>
    <w:rsid w:val="008C3725"/>
    <w:rsid w:val="008C4D5D"/>
    <w:rsid w:val="008C57FA"/>
    <w:rsid w:val="008C767D"/>
    <w:rsid w:val="008D1A83"/>
    <w:rsid w:val="008D4F98"/>
    <w:rsid w:val="008D5499"/>
    <w:rsid w:val="008D7422"/>
    <w:rsid w:val="008E19B4"/>
    <w:rsid w:val="008E24F2"/>
    <w:rsid w:val="008E3A32"/>
    <w:rsid w:val="008E3C59"/>
    <w:rsid w:val="008E70F7"/>
    <w:rsid w:val="008E778C"/>
    <w:rsid w:val="008F1194"/>
    <w:rsid w:val="008F56E0"/>
    <w:rsid w:val="00901D23"/>
    <w:rsid w:val="0090219F"/>
    <w:rsid w:val="00903AF7"/>
    <w:rsid w:val="00904849"/>
    <w:rsid w:val="00904D23"/>
    <w:rsid w:val="00905FD0"/>
    <w:rsid w:val="009060A2"/>
    <w:rsid w:val="009062E0"/>
    <w:rsid w:val="009065B8"/>
    <w:rsid w:val="00911B52"/>
    <w:rsid w:val="0091321C"/>
    <w:rsid w:val="00915DBD"/>
    <w:rsid w:val="00920C72"/>
    <w:rsid w:val="0092258B"/>
    <w:rsid w:val="00922AB3"/>
    <w:rsid w:val="00923D58"/>
    <w:rsid w:val="0092522C"/>
    <w:rsid w:val="00934226"/>
    <w:rsid w:val="0093620E"/>
    <w:rsid w:val="00941E12"/>
    <w:rsid w:val="009449F5"/>
    <w:rsid w:val="00944F15"/>
    <w:rsid w:val="0095051F"/>
    <w:rsid w:val="00950858"/>
    <w:rsid w:val="00955645"/>
    <w:rsid w:val="00956AC0"/>
    <w:rsid w:val="009574E7"/>
    <w:rsid w:val="00963369"/>
    <w:rsid w:val="009654FB"/>
    <w:rsid w:val="00967B85"/>
    <w:rsid w:val="009707BF"/>
    <w:rsid w:val="009737C3"/>
    <w:rsid w:val="00973F95"/>
    <w:rsid w:val="00975957"/>
    <w:rsid w:val="0097607E"/>
    <w:rsid w:val="00976286"/>
    <w:rsid w:val="00977B3C"/>
    <w:rsid w:val="00983A6B"/>
    <w:rsid w:val="00983B42"/>
    <w:rsid w:val="00983C75"/>
    <w:rsid w:val="00985D0A"/>
    <w:rsid w:val="009878C4"/>
    <w:rsid w:val="00990EEB"/>
    <w:rsid w:val="00992D95"/>
    <w:rsid w:val="009952B5"/>
    <w:rsid w:val="009A14FA"/>
    <w:rsid w:val="009A28B0"/>
    <w:rsid w:val="009A29A3"/>
    <w:rsid w:val="009A3626"/>
    <w:rsid w:val="009A5818"/>
    <w:rsid w:val="009A610D"/>
    <w:rsid w:val="009A6502"/>
    <w:rsid w:val="009B0E14"/>
    <w:rsid w:val="009B3D85"/>
    <w:rsid w:val="009B5A2B"/>
    <w:rsid w:val="009B5FDF"/>
    <w:rsid w:val="009B6BC4"/>
    <w:rsid w:val="009C36CE"/>
    <w:rsid w:val="009C38B7"/>
    <w:rsid w:val="009C4313"/>
    <w:rsid w:val="009C5442"/>
    <w:rsid w:val="009C56E6"/>
    <w:rsid w:val="009D01D5"/>
    <w:rsid w:val="009D08EE"/>
    <w:rsid w:val="009D2CDD"/>
    <w:rsid w:val="009D471B"/>
    <w:rsid w:val="009D4B79"/>
    <w:rsid w:val="009E2104"/>
    <w:rsid w:val="009E348F"/>
    <w:rsid w:val="009E3EC9"/>
    <w:rsid w:val="009E42D3"/>
    <w:rsid w:val="009E7D27"/>
    <w:rsid w:val="009F2BA2"/>
    <w:rsid w:val="009F3E96"/>
    <w:rsid w:val="009F4E8C"/>
    <w:rsid w:val="009F5333"/>
    <w:rsid w:val="009F557A"/>
    <w:rsid w:val="009F5AFB"/>
    <w:rsid w:val="009F6CAD"/>
    <w:rsid w:val="00A060A0"/>
    <w:rsid w:val="00A062B7"/>
    <w:rsid w:val="00A06CF0"/>
    <w:rsid w:val="00A11A3F"/>
    <w:rsid w:val="00A144AC"/>
    <w:rsid w:val="00A15715"/>
    <w:rsid w:val="00A24A71"/>
    <w:rsid w:val="00A27947"/>
    <w:rsid w:val="00A32562"/>
    <w:rsid w:val="00A35058"/>
    <w:rsid w:val="00A35B0D"/>
    <w:rsid w:val="00A36186"/>
    <w:rsid w:val="00A36466"/>
    <w:rsid w:val="00A43328"/>
    <w:rsid w:val="00A43B90"/>
    <w:rsid w:val="00A452BD"/>
    <w:rsid w:val="00A50857"/>
    <w:rsid w:val="00A52683"/>
    <w:rsid w:val="00A53337"/>
    <w:rsid w:val="00A5515A"/>
    <w:rsid w:val="00A55AFB"/>
    <w:rsid w:val="00A56906"/>
    <w:rsid w:val="00A56F11"/>
    <w:rsid w:val="00A5752A"/>
    <w:rsid w:val="00A577E5"/>
    <w:rsid w:val="00A6121A"/>
    <w:rsid w:val="00A613F7"/>
    <w:rsid w:val="00A61574"/>
    <w:rsid w:val="00A63E07"/>
    <w:rsid w:val="00A675A4"/>
    <w:rsid w:val="00A737E1"/>
    <w:rsid w:val="00A75772"/>
    <w:rsid w:val="00A802C2"/>
    <w:rsid w:val="00A816D0"/>
    <w:rsid w:val="00A819DA"/>
    <w:rsid w:val="00A8215A"/>
    <w:rsid w:val="00A8256C"/>
    <w:rsid w:val="00A82C03"/>
    <w:rsid w:val="00A8718A"/>
    <w:rsid w:val="00A87D8A"/>
    <w:rsid w:val="00A905C7"/>
    <w:rsid w:val="00A926B7"/>
    <w:rsid w:val="00A92D5F"/>
    <w:rsid w:val="00A94C7B"/>
    <w:rsid w:val="00A973EA"/>
    <w:rsid w:val="00AA0E6D"/>
    <w:rsid w:val="00AA4A1C"/>
    <w:rsid w:val="00AA5FAF"/>
    <w:rsid w:val="00AA741B"/>
    <w:rsid w:val="00AA7A02"/>
    <w:rsid w:val="00AB0B9D"/>
    <w:rsid w:val="00AB353F"/>
    <w:rsid w:val="00AC1032"/>
    <w:rsid w:val="00AC16BB"/>
    <w:rsid w:val="00AC2997"/>
    <w:rsid w:val="00AC30FF"/>
    <w:rsid w:val="00AC4792"/>
    <w:rsid w:val="00AC69DC"/>
    <w:rsid w:val="00AC79B1"/>
    <w:rsid w:val="00AD4AB2"/>
    <w:rsid w:val="00AD6344"/>
    <w:rsid w:val="00AD6669"/>
    <w:rsid w:val="00AD7471"/>
    <w:rsid w:val="00AD7C6A"/>
    <w:rsid w:val="00AE39F4"/>
    <w:rsid w:val="00AE3DC0"/>
    <w:rsid w:val="00AE6C74"/>
    <w:rsid w:val="00AF34A4"/>
    <w:rsid w:val="00AF47E5"/>
    <w:rsid w:val="00AF55CE"/>
    <w:rsid w:val="00AF76D5"/>
    <w:rsid w:val="00AF7D89"/>
    <w:rsid w:val="00B0655D"/>
    <w:rsid w:val="00B07724"/>
    <w:rsid w:val="00B106E9"/>
    <w:rsid w:val="00B12BD1"/>
    <w:rsid w:val="00B13DB2"/>
    <w:rsid w:val="00B13EFB"/>
    <w:rsid w:val="00B1664E"/>
    <w:rsid w:val="00B2186E"/>
    <w:rsid w:val="00B21C5B"/>
    <w:rsid w:val="00B24ED3"/>
    <w:rsid w:val="00B2594B"/>
    <w:rsid w:val="00B30E63"/>
    <w:rsid w:val="00B3172A"/>
    <w:rsid w:val="00B322A3"/>
    <w:rsid w:val="00B32426"/>
    <w:rsid w:val="00B34060"/>
    <w:rsid w:val="00B4180B"/>
    <w:rsid w:val="00B43A00"/>
    <w:rsid w:val="00B45703"/>
    <w:rsid w:val="00B45F69"/>
    <w:rsid w:val="00B46C1A"/>
    <w:rsid w:val="00B47661"/>
    <w:rsid w:val="00B50B79"/>
    <w:rsid w:val="00B516A1"/>
    <w:rsid w:val="00B521D2"/>
    <w:rsid w:val="00B53570"/>
    <w:rsid w:val="00B538D9"/>
    <w:rsid w:val="00B55F49"/>
    <w:rsid w:val="00B564CA"/>
    <w:rsid w:val="00B57654"/>
    <w:rsid w:val="00B61B26"/>
    <w:rsid w:val="00B63985"/>
    <w:rsid w:val="00B63CAD"/>
    <w:rsid w:val="00B647DF"/>
    <w:rsid w:val="00B65347"/>
    <w:rsid w:val="00B6553C"/>
    <w:rsid w:val="00B661D7"/>
    <w:rsid w:val="00B70C01"/>
    <w:rsid w:val="00B7220A"/>
    <w:rsid w:val="00B72C3B"/>
    <w:rsid w:val="00B73D4D"/>
    <w:rsid w:val="00B757D3"/>
    <w:rsid w:val="00B8093E"/>
    <w:rsid w:val="00B814A6"/>
    <w:rsid w:val="00B81B08"/>
    <w:rsid w:val="00B867A7"/>
    <w:rsid w:val="00B87505"/>
    <w:rsid w:val="00B90338"/>
    <w:rsid w:val="00B90EFB"/>
    <w:rsid w:val="00B9123B"/>
    <w:rsid w:val="00B95073"/>
    <w:rsid w:val="00B9595D"/>
    <w:rsid w:val="00B97895"/>
    <w:rsid w:val="00BA0989"/>
    <w:rsid w:val="00BA1A8F"/>
    <w:rsid w:val="00BA53CE"/>
    <w:rsid w:val="00BA7540"/>
    <w:rsid w:val="00BA7628"/>
    <w:rsid w:val="00BB33C1"/>
    <w:rsid w:val="00BB4FEC"/>
    <w:rsid w:val="00BB59EC"/>
    <w:rsid w:val="00BB62B1"/>
    <w:rsid w:val="00BB6CCF"/>
    <w:rsid w:val="00BB7A0F"/>
    <w:rsid w:val="00BC07F5"/>
    <w:rsid w:val="00BC0C6F"/>
    <w:rsid w:val="00BC1606"/>
    <w:rsid w:val="00BD0D67"/>
    <w:rsid w:val="00BD2BC3"/>
    <w:rsid w:val="00BD3180"/>
    <w:rsid w:val="00BD3DA6"/>
    <w:rsid w:val="00BD5073"/>
    <w:rsid w:val="00BD57FF"/>
    <w:rsid w:val="00BD5BC9"/>
    <w:rsid w:val="00BD6E73"/>
    <w:rsid w:val="00BE20B4"/>
    <w:rsid w:val="00BE231C"/>
    <w:rsid w:val="00BF0560"/>
    <w:rsid w:val="00BF162C"/>
    <w:rsid w:val="00BF4862"/>
    <w:rsid w:val="00BF4E45"/>
    <w:rsid w:val="00BF58D9"/>
    <w:rsid w:val="00BF5BDF"/>
    <w:rsid w:val="00BF6101"/>
    <w:rsid w:val="00BF6D80"/>
    <w:rsid w:val="00C003B8"/>
    <w:rsid w:val="00C0068B"/>
    <w:rsid w:val="00C028C7"/>
    <w:rsid w:val="00C03B71"/>
    <w:rsid w:val="00C0571A"/>
    <w:rsid w:val="00C10AD0"/>
    <w:rsid w:val="00C131C4"/>
    <w:rsid w:val="00C14499"/>
    <w:rsid w:val="00C15877"/>
    <w:rsid w:val="00C15B88"/>
    <w:rsid w:val="00C1708B"/>
    <w:rsid w:val="00C201C2"/>
    <w:rsid w:val="00C2054F"/>
    <w:rsid w:val="00C20A83"/>
    <w:rsid w:val="00C2337E"/>
    <w:rsid w:val="00C32613"/>
    <w:rsid w:val="00C3607D"/>
    <w:rsid w:val="00C371AA"/>
    <w:rsid w:val="00C40655"/>
    <w:rsid w:val="00C42385"/>
    <w:rsid w:val="00C4346F"/>
    <w:rsid w:val="00C4361D"/>
    <w:rsid w:val="00C47C11"/>
    <w:rsid w:val="00C47E09"/>
    <w:rsid w:val="00C5013E"/>
    <w:rsid w:val="00C525DB"/>
    <w:rsid w:val="00C53052"/>
    <w:rsid w:val="00C54B53"/>
    <w:rsid w:val="00C57135"/>
    <w:rsid w:val="00C611A6"/>
    <w:rsid w:val="00C623D0"/>
    <w:rsid w:val="00C6576B"/>
    <w:rsid w:val="00C65DDB"/>
    <w:rsid w:val="00C7156A"/>
    <w:rsid w:val="00C81058"/>
    <w:rsid w:val="00C86B5B"/>
    <w:rsid w:val="00C9028A"/>
    <w:rsid w:val="00C902F7"/>
    <w:rsid w:val="00C91924"/>
    <w:rsid w:val="00C92CFA"/>
    <w:rsid w:val="00C9407C"/>
    <w:rsid w:val="00C97A15"/>
    <w:rsid w:val="00CA0873"/>
    <w:rsid w:val="00CA0A1A"/>
    <w:rsid w:val="00CA177E"/>
    <w:rsid w:val="00CA1F88"/>
    <w:rsid w:val="00CA2DF7"/>
    <w:rsid w:val="00CA33B3"/>
    <w:rsid w:val="00CA3ACB"/>
    <w:rsid w:val="00CA595B"/>
    <w:rsid w:val="00CA7914"/>
    <w:rsid w:val="00CB1FD0"/>
    <w:rsid w:val="00CB2F22"/>
    <w:rsid w:val="00CB424E"/>
    <w:rsid w:val="00CB4DFE"/>
    <w:rsid w:val="00CB644A"/>
    <w:rsid w:val="00CC012A"/>
    <w:rsid w:val="00CC0915"/>
    <w:rsid w:val="00CC223C"/>
    <w:rsid w:val="00CC4502"/>
    <w:rsid w:val="00CC4565"/>
    <w:rsid w:val="00CC6DF4"/>
    <w:rsid w:val="00CD2019"/>
    <w:rsid w:val="00CD35C4"/>
    <w:rsid w:val="00CD3985"/>
    <w:rsid w:val="00CD3CF1"/>
    <w:rsid w:val="00CD3D0E"/>
    <w:rsid w:val="00CD6AC2"/>
    <w:rsid w:val="00CD7B24"/>
    <w:rsid w:val="00CE2468"/>
    <w:rsid w:val="00CE2DD3"/>
    <w:rsid w:val="00CE5269"/>
    <w:rsid w:val="00CE54C1"/>
    <w:rsid w:val="00CE5DC5"/>
    <w:rsid w:val="00CE6763"/>
    <w:rsid w:val="00CE785D"/>
    <w:rsid w:val="00CF0B47"/>
    <w:rsid w:val="00CF1D3D"/>
    <w:rsid w:val="00CF1E57"/>
    <w:rsid w:val="00CF2C7B"/>
    <w:rsid w:val="00CF4C73"/>
    <w:rsid w:val="00CF510D"/>
    <w:rsid w:val="00CF541D"/>
    <w:rsid w:val="00CF5D34"/>
    <w:rsid w:val="00D00008"/>
    <w:rsid w:val="00D00976"/>
    <w:rsid w:val="00D00E18"/>
    <w:rsid w:val="00D0236D"/>
    <w:rsid w:val="00D02CFD"/>
    <w:rsid w:val="00D0370A"/>
    <w:rsid w:val="00D04EE6"/>
    <w:rsid w:val="00D06026"/>
    <w:rsid w:val="00D07531"/>
    <w:rsid w:val="00D1385C"/>
    <w:rsid w:val="00D14195"/>
    <w:rsid w:val="00D17D07"/>
    <w:rsid w:val="00D2086F"/>
    <w:rsid w:val="00D20AF5"/>
    <w:rsid w:val="00D21AE6"/>
    <w:rsid w:val="00D2230D"/>
    <w:rsid w:val="00D24260"/>
    <w:rsid w:val="00D25067"/>
    <w:rsid w:val="00D26200"/>
    <w:rsid w:val="00D26230"/>
    <w:rsid w:val="00D26DE4"/>
    <w:rsid w:val="00D27435"/>
    <w:rsid w:val="00D31766"/>
    <w:rsid w:val="00D317E0"/>
    <w:rsid w:val="00D3256E"/>
    <w:rsid w:val="00D3425D"/>
    <w:rsid w:val="00D34491"/>
    <w:rsid w:val="00D37C8A"/>
    <w:rsid w:val="00D419CC"/>
    <w:rsid w:val="00D47AE3"/>
    <w:rsid w:val="00D51D7A"/>
    <w:rsid w:val="00D541C5"/>
    <w:rsid w:val="00D55163"/>
    <w:rsid w:val="00D55501"/>
    <w:rsid w:val="00D563DF"/>
    <w:rsid w:val="00D57C94"/>
    <w:rsid w:val="00D63F5A"/>
    <w:rsid w:val="00D64093"/>
    <w:rsid w:val="00D678C6"/>
    <w:rsid w:val="00D741AF"/>
    <w:rsid w:val="00D74D3F"/>
    <w:rsid w:val="00D77C52"/>
    <w:rsid w:val="00D83B8A"/>
    <w:rsid w:val="00D8471E"/>
    <w:rsid w:val="00D848D1"/>
    <w:rsid w:val="00D854C2"/>
    <w:rsid w:val="00D85F0A"/>
    <w:rsid w:val="00D862EF"/>
    <w:rsid w:val="00D86CEA"/>
    <w:rsid w:val="00D87642"/>
    <w:rsid w:val="00D87F9C"/>
    <w:rsid w:val="00D90CD7"/>
    <w:rsid w:val="00D91066"/>
    <w:rsid w:val="00D925DF"/>
    <w:rsid w:val="00D9268F"/>
    <w:rsid w:val="00D942CB"/>
    <w:rsid w:val="00DA098F"/>
    <w:rsid w:val="00DA30DF"/>
    <w:rsid w:val="00DA42A6"/>
    <w:rsid w:val="00DA4F9B"/>
    <w:rsid w:val="00DA573A"/>
    <w:rsid w:val="00DA6F90"/>
    <w:rsid w:val="00DB04E9"/>
    <w:rsid w:val="00DB091A"/>
    <w:rsid w:val="00DB1609"/>
    <w:rsid w:val="00DB1AF9"/>
    <w:rsid w:val="00DB22AB"/>
    <w:rsid w:val="00DB35D1"/>
    <w:rsid w:val="00DB3F8A"/>
    <w:rsid w:val="00DB4149"/>
    <w:rsid w:val="00DC1D46"/>
    <w:rsid w:val="00DC4B12"/>
    <w:rsid w:val="00DC4DF4"/>
    <w:rsid w:val="00DC596F"/>
    <w:rsid w:val="00DC5B5F"/>
    <w:rsid w:val="00DC67E9"/>
    <w:rsid w:val="00DC7BCD"/>
    <w:rsid w:val="00DD10E0"/>
    <w:rsid w:val="00DD1D25"/>
    <w:rsid w:val="00DD24DE"/>
    <w:rsid w:val="00DD5A6A"/>
    <w:rsid w:val="00DE19CE"/>
    <w:rsid w:val="00DE21FF"/>
    <w:rsid w:val="00DF000A"/>
    <w:rsid w:val="00DF0401"/>
    <w:rsid w:val="00DF187E"/>
    <w:rsid w:val="00DF33ED"/>
    <w:rsid w:val="00DF445D"/>
    <w:rsid w:val="00DF4D84"/>
    <w:rsid w:val="00DF6E68"/>
    <w:rsid w:val="00E01B6E"/>
    <w:rsid w:val="00E03935"/>
    <w:rsid w:val="00E0486D"/>
    <w:rsid w:val="00E069DA"/>
    <w:rsid w:val="00E1138B"/>
    <w:rsid w:val="00E12F83"/>
    <w:rsid w:val="00E174B5"/>
    <w:rsid w:val="00E21A98"/>
    <w:rsid w:val="00E25B88"/>
    <w:rsid w:val="00E30F81"/>
    <w:rsid w:val="00E311C5"/>
    <w:rsid w:val="00E3410A"/>
    <w:rsid w:val="00E368ED"/>
    <w:rsid w:val="00E37D79"/>
    <w:rsid w:val="00E41118"/>
    <w:rsid w:val="00E46520"/>
    <w:rsid w:val="00E4660A"/>
    <w:rsid w:val="00E470BD"/>
    <w:rsid w:val="00E47912"/>
    <w:rsid w:val="00E568DE"/>
    <w:rsid w:val="00E57DDB"/>
    <w:rsid w:val="00E64879"/>
    <w:rsid w:val="00E71A71"/>
    <w:rsid w:val="00E735F0"/>
    <w:rsid w:val="00E77CA9"/>
    <w:rsid w:val="00E80164"/>
    <w:rsid w:val="00E808B3"/>
    <w:rsid w:val="00E80F15"/>
    <w:rsid w:val="00E82B22"/>
    <w:rsid w:val="00E83D43"/>
    <w:rsid w:val="00E8562F"/>
    <w:rsid w:val="00E86D7A"/>
    <w:rsid w:val="00E87C73"/>
    <w:rsid w:val="00E9006E"/>
    <w:rsid w:val="00E90C9A"/>
    <w:rsid w:val="00E9431E"/>
    <w:rsid w:val="00E96045"/>
    <w:rsid w:val="00E96996"/>
    <w:rsid w:val="00E96FBF"/>
    <w:rsid w:val="00EA015E"/>
    <w:rsid w:val="00EA03E0"/>
    <w:rsid w:val="00EA2E37"/>
    <w:rsid w:val="00EA31E8"/>
    <w:rsid w:val="00EA4B90"/>
    <w:rsid w:val="00EA5505"/>
    <w:rsid w:val="00EA55C3"/>
    <w:rsid w:val="00EA60AD"/>
    <w:rsid w:val="00EB13A7"/>
    <w:rsid w:val="00EB6B3E"/>
    <w:rsid w:val="00EB7632"/>
    <w:rsid w:val="00EB7F72"/>
    <w:rsid w:val="00EC09EF"/>
    <w:rsid w:val="00EC265F"/>
    <w:rsid w:val="00EC6037"/>
    <w:rsid w:val="00ED5BB3"/>
    <w:rsid w:val="00ED62ED"/>
    <w:rsid w:val="00ED6550"/>
    <w:rsid w:val="00ED7705"/>
    <w:rsid w:val="00EE05AC"/>
    <w:rsid w:val="00EE37C7"/>
    <w:rsid w:val="00EE543F"/>
    <w:rsid w:val="00EE7837"/>
    <w:rsid w:val="00EF0784"/>
    <w:rsid w:val="00EF099E"/>
    <w:rsid w:val="00EF4E81"/>
    <w:rsid w:val="00EF672E"/>
    <w:rsid w:val="00EF6793"/>
    <w:rsid w:val="00EF6ED8"/>
    <w:rsid w:val="00EF744B"/>
    <w:rsid w:val="00EF7FF6"/>
    <w:rsid w:val="00F00060"/>
    <w:rsid w:val="00F03A24"/>
    <w:rsid w:val="00F04F0C"/>
    <w:rsid w:val="00F071A7"/>
    <w:rsid w:val="00F07773"/>
    <w:rsid w:val="00F11DD3"/>
    <w:rsid w:val="00F1562F"/>
    <w:rsid w:val="00F1603C"/>
    <w:rsid w:val="00F1642E"/>
    <w:rsid w:val="00F174E7"/>
    <w:rsid w:val="00F177C4"/>
    <w:rsid w:val="00F17C37"/>
    <w:rsid w:val="00F241DB"/>
    <w:rsid w:val="00F277F5"/>
    <w:rsid w:val="00F302FC"/>
    <w:rsid w:val="00F313C2"/>
    <w:rsid w:val="00F314DF"/>
    <w:rsid w:val="00F318EB"/>
    <w:rsid w:val="00F32226"/>
    <w:rsid w:val="00F3581B"/>
    <w:rsid w:val="00F3736F"/>
    <w:rsid w:val="00F37786"/>
    <w:rsid w:val="00F40D1D"/>
    <w:rsid w:val="00F43660"/>
    <w:rsid w:val="00F44E1E"/>
    <w:rsid w:val="00F46AF1"/>
    <w:rsid w:val="00F50169"/>
    <w:rsid w:val="00F5028E"/>
    <w:rsid w:val="00F51C10"/>
    <w:rsid w:val="00F533C4"/>
    <w:rsid w:val="00F53846"/>
    <w:rsid w:val="00F56E1E"/>
    <w:rsid w:val="00F575C9"/>
    <w:rsid w:val="00F57C90"/>
    <w:rsid w:val="00F60F04"/>
    <w:rsid w:val="00F642A2"/>
    <w:rsid w:val="00F64B5F"/>
    <w:rsid w:val="00F67210"/>
    <w:rsid w:val="00F71202"/>
    <w:rsid w:val="00F71948"/>
    <w:rsid w:val="00F72618"/>
    <w:rsid w:val="00F73A3D"/>
    <w:rsid w:val="00F743E3"/>
    <w:rsid w:val="00F75623"/>
    <w:rsid w:val="00F7569B"/>
    <w:rsid w:val="00F763DC"/>
    <w:rsid w:val="00F827C2"/>
    <w:rsid w:val="00F82CB0"/>
    <w:rsid w:val="00F830CB"/>
    <w:rsid w:val="00F83EA2"/>
    <w:rsid w:val="00F85F6C"/>
    <w:rsid w:val="00F902FE"/>
    <w:rsid w:val="00F904B3"/>
    <w:rsid w:val="00F91A95"/>
    <w:rsid w:val="00F93132"/>
    <w:rsid w:val="00F95207"/>
    <w:rsid w:val="00F9562B"/>
    <w:rsid w:val="00F95E56"/>
    <w:rsid w:val="00F963D0"/>
    <w:rsid w:val="00F9746F"/>
    <w:rsid w:val="00F97AE3"/>
    <w:rsid w:val="00FA040F"/>
    <w:rsid w:val="00FA1DC1"/>
    <w:rsid w:val="00FA34EF"/>
    <w:rsid w:val="00FA356B"/>
    <w:rsid w:val="00FA5A9D"/>
    <w:rsid w:val="00FA5DA2"/>
    <w:rsid w:val="00FA776E"/>
    <w:rsid w:val="00FB1D44"/>
    <w:rsid w:val="00FB2266"/>
    <w:rsid w:val="00FB2597"/>
    <w:rsid w:val="00FB2E8A"/>
    <w:rsid w:val="00FB4081"/>
    <w:rsid w:val="00FB594F"/>
    <w:rsid w:val="00FC11A4"/>
    <w:rsid w:val="00FC20A5"/>
    <w:rsid w:val="00FC300D"/>
    <w:rsid w:val="00FC34F8"/>
    <w:rsid w:val="00FC5764"/>
    <w:rsid w:val="00FC57A0"/>
    <w:rsid w:val="00FC74F8"/>
    <w:rsid w:val="00FD42F7"/>
    <w:rsid w:val="00FD76EA"/>
    <w:rsid w:val="00FD7CA7"/>
    <w:rsid w:val="00FE4DA3"/>
    <w:rsid w:val="00FE5156"/>
    <w:rsid w:val="00FE5ECF"/>
    <w:rsid w:val="00FF3F40"/>
    <w:rsid w:val="00FF4B09"/>
    <w:rsid w:val="00FF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77610E"/>
  <w15:docId w15:val="{028B7A59-D3EB-4A5A-BE65-17F190256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4B3"/>
    <w:rPr>
      <w:rFonts w:ascii="Arial" w:hAnsi="Arial"/>
      <w:lang w:val="ca-E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F904B3"/>
    <w:pPr>
      <w:keepNext/>
      <w:spacing w:before="240" w:after="60"/>
      <w:outlineLvl w:val="0"/>
    </w:pPr>
    <w:rPr>
      <w:b/>
      <w:kern w:val="28"/>
      <w:sz w:val="28"/>
      <w:lang w:val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F904B3"/>
    <w:pPr>
      <w:keepNext/>
      <w:spacing w:before="240" w:after="60"/>
      <w:outlineLvl w:val="1"/>
    </w:pPr>
    <w:rPr>
      <w:b/>
      <w:sz w:val="24"/>
      <w:lang w:val="es-ES"/>
    </w:rPr>
  </w:style>
  <w:style w:type="paragraph" w:styleId="Ttulo3">
    <w:name w:val="heading 3"/>
    <w:basedOn w:val="Normal"/>
    <w:next w:val="Normal"/>
    <w:link w:val="Ttulo3Car"/>
    <w:uiPriority w:val="99"/>
    <w:qFormat/>
    <w:rsid w:val="00F904B3"/>
    <w:pPr>
      <w:keepNext/>
      <w:spacing w:before="240" w:after="60"/>
      <w:outlineLvl w:val="2"/>
    </w:pPr>
    <w:rPr>
      <w:b/>
      <w:sz w:val="22"/>
    </w:rPr>
  </w:style>
  <w:style w:type="paragraph" w:styleId="Ttulo4">
    <w:name w:val="heading 4"/>
    <w:basedOn w:val="Normal"/>
    <w:next w:val="Normal"/>
    <w:link w:val="Ttulo4Car"/>
    <w:uiPriority w:val="99"/>
    <w:qFormat/>
    <w:rsid w:val="00F904B3"/>
    <w:pPr>
      <w:keepNext/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9"/>
    <w:qFormat/>
    <w:rsid w:val="00F904B3"/>
    <w:pPr>
      <w:spacing w:before="240" w:after="60"/>
      <w:outlineLvl w:val="4"/>
    </w:pPr>
    <w:rPr>
      <w:b/>
      <w:i/>
    </w:rPr>
  </w:style>
  <w:style w:type="paragraph" w:styleId="Ttulo6">
    <w:name w:val="heading 6"/>
    <w:basedOn w:val="Normal"/>
    <w:next w:val="Normal"/>
    <w:link w:val="Ttulo6Car"/>
    <w:uiPriority w:val="99"/>
    <w:qFormat/>
    <w:rsid w:val="00F904B3"/>
    <w:p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link w:val="Ttulo7Car"/>
    <w:uiPriority w:val="99"/>
    <w:qFormat/>
    <w:rsid w:val="00F904B3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F904B3"/>
    <w:pPr>
      <w:spacing w:before="240" w:after="60"/>
      <w:outlineLvl w:val="7"/>
    </w:pPr>
    <w:rPr>
      <w:sz w:val="18"/>
    </w:rPr>
  </w:style>
  <w:style w:type="paragraph" w:styleId="Ttulo9">
    <w:name w:val="heading 9"/>
    <w:basedOn w:val="Normal"/>
    <w:next w:val="Normal"/>
    <w:link w:val="Ttulo9Car"/>
    <w:uiPriority w:val="99"/>
    <w:qFormat/>
    <w:rsid w:val="00F904B3"/>
    <w:pPr>
      <w:spacing w:before="240" w:after="60"/>
      <w:outlineLvl w:val="8"/>
    </w:pPr>
    <w:rPr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DD5A6A"/>
    <w:rPr>
      <w:rFonts w:ascii="Arial" w:hAnsi="Arial"/>
      <w:b/>
      <w:kern w:val="28"/>
      <w:sz w:val="28"/>
      <w:lang w:eastAsia="en-US"/>
    </w:rPr>
  </w:style>
  <w:style w:type="character" w:customStyle="1" w:styleId="Ttulo2Car">
    <w:name w:val="Título 2 Car"/>
    <w:link w:val="Ttulo2"/>
    <w:uiPriority w:val="99"/>
    <w:locked/>
    <w:rsid w:val="00DD5A6A"/>
    <w:rPr>
      <w:rFonts w:ascii="Arial" w:hAnsi="Arial"/>
      <w:b/>
      <w:sz w:val="24"/>
      <w:lang w:eastAsia="en-US"/>
    </w:rPr>
  </w:style>
  <w:style w:type="character" w:customStyle="1" w:styleId="Ttulo3Car">
    <w:name w:val="Título 3 Car"/>
    <w:link w:val="Ttulo3"/>
    <w:uiPriority w:val="99"/>
    <w:locked/>
    <w:rsid w:val="00F93132"/>
    <w:rPr>
      <w:rFonts w:ascii="Arial" w:hAnsi="Arial" w:cs="Times New Roman"/>
      <w:b/>
      <w:sz w:val="22"/>
      <w:lang w:eastAsia="en-US"/>
    </w:rPr>
  </w:style>
  <w:style w:type="character" w:customStyle="1" w:styleId="Ttulo4Car">
    <w:name w:val="Título 4 Car"/>
    <w:link w:val="Ttulo4"/>
    <w:uiPriority w:val="9"/>
    <w:semiHidden/>
    <w:rsid w:val="009841BB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Ttulo5Car">
    <w:name w:val="Título 5 Car"/>
    <w:link w:val="Ttulo5"/>
    <w:uiPriority w:val="9"/>
    <w:semiHidden/>
    <w:rsid w:val="009841BB"/>
    <w:rPr>
      <w:rFonts w:ascii="Calibri" w:eastAsia="Times New Roman" w:hAnsi="Calibri" w:cs="Times New Roman"/>
      <w:b/>
      <w:bCs/>
      <w:i/>
      <w:iCs/>
      <w:sz w:val="26"/>
      <w:szCs w:val="26"/>
      <w:lang w:val="en-US" w:eastAsia="en-US"/>
    </w:rPr>
  </w:style>
  <w:style w:type="character" w:customStyle="1" w:styleId="Ttulo6Car">
    <w:name w:val="Título 6 Car"/>
    <w:link w:val="Ttulo6"/>
    <w:uiPriority w:val="9"/>
    <w:semiHidden/>
    <w:rsid w:val="009841BB"/>
    <w:rPr>
      <w:rFonts w:ascii="Calibri" w:eastAsia="Times New Roman" w:hAnsi="Calibri" w:cs="Times New Roman"/>
      <w:b/>
      <w:bCs/>
      <w:lang w:val="en-US" w:eastAsia="en-US"/>
    </w:rPr>
  </w:style>
  <w:style w:type="character" w:customStyle="1" w:styleId="Ttulo7Car">
    <w:name w:val="Título 7 Car"/>
    <w:link w:val="Ttulo7"/>
    <w:uiPriority w:val="9"/>
    <w:semiHidden/>
    <w:rsid w:val="009841BB"/>
    <w:rPr>
      <w:rFonts w:ascii="Calibri" w:eastAsia="Times New Roman" w:hAnsi="Calibri" w:cs="Times New Roman"/>
      <w:sz w:val="24"/>
      <w:szCs w:val="24"/>
      <w:lang w:val="en-US" w:eastAsia="en-US"/>
    </w:rPr>
  </w:style>
  <w:style w:type="character" w:customStyle="1" w:styleId="Ttulo8Car">
    <w:name w:val="Título 8 Car"/>
    <w:link w:val="Ttulo8"/>
    <w:uiPriority w:val="9"/>
    <w:semiHidden/>
    <w:rsid w:val="009841BB"/>
    <w:rPr>
      <w:rFonts w:ascii="Calibri" w:eastAsia="Times New Roman" w:hAnsi="Calibri" w:cs="Times New Roman"/>
      <w:i/>
      <w:iCs/>
      <w:sz w:val="24"/>
      <w:szCs w:val="24"/>
      <w:lang w:val="en-US" w:eastAsia="en-US"/>
    </w:rPr>
  </w:style>
  <w:style w:type="character" w:customStyle="1" w:styleId="Ttulo9Car">
    <w:name w:val="Título 9 Car"/>
    <w:link w:val="Ttulo9"/>
    <w:uiPriority w:val="9"/>
    <w:semiHidden/>
    <w:rsid w:val="009841BB"/>
    <w:rPr>
      <w:rFonts w:ascii="Cambria" w:eastAsia="Times New Roman" w:hAnsi="Cambria" w:cs="Times New Roman"/>
      <w:lang w:val="en-US" w:eastAsia="en-US"/>
    </w:rPr>
  </w:style>
  <w:style w:type="paragraph" w:styleId="Descripcin">
    <w:name w:val="caption"/>
    <w:basedOn w:val="Normal"/>
    <w:next w:val="Normal"/>
    <w:uiPriority w:val="99"/>
    <w:qFormat/>
    <w:rsid w:val="00F904B3"/>
    <w:pPr>
      <w:spacing w:before="60" w:after="360"/>
      <w:jc w:val="center"/>
    </w:pPr>
    <w:rPr>
      <w:i/>
      <w:sz w:val="16"/>
    </w:rPr>
  </w:style>
  <w:style w:type="paragraph" w:customStyle="1" w:styleId="Table">
    <w:name w:val="Table"/>
    <w:basedOn w:val="Normal"/>
    <w:uiPriority w:val="99"/>
    <w:rsid w:val="00F904B3"/>
    <w:pPr>
      <w:spacing w:before="40" w:after="40"/>
    </w:pPr>
  </w:style>
  <w:style w:type="paragraph" w:styleId="Encabezado">
    <w:name w:val="header"/>
    <w:basedOn w:val="Normal"/>
    <w:link w:val="EncabezadoCar"/>
    <w:uiPriority w:val="99"/>
    <w:rsid w:val="007D0356"/>
    <w:pPr>
      <w:tabs>
        <w:tab w:val="center" w:pos="4320"/>
        <w:tab w:val="right" w:pos="8640"/>
      </w:tabs>
    </w:pPr>
    <w:rPr>
      <w:rFonts w:ascii="Times New Roman" w:hAnsi="Times New Roman"/>
      <w:lang w:val="es-ES"/>
    </w:rPr>
  </w:style>
  <w:style w:type="character" w:customStyle="1" w:styleId="EncabezadoCar">
    <w:name w:val="Encabezado Car"/>
    <w:link w:val="Encabezado"/>
    <w:uiPriority w:val="99"/>
    <w:locked/>
    <w:rsid w:val="007D0356"/>
    <w:rPr>
      <w:lang w:eastAsia="en-US"/>
    </w:rPr>
  </w:style>
  <w:style w:type="paragraph" w:customStyle="1" w:styleId="Bulletwithtext1">
    <w:name w:val="Bullet with text 1"/>
    <w:basedOn w:val="Normal"/>
    <w:uiPriority w:val="99"/>
    <w:rsid w:val="00F904B3"/>
    <w:pPr>
      <w:numPr>
        <w:numId w:val="5"/>
      </w:numPr>
    </w:pPr>
  </w:style>
  <w:style w:type="paragraph" w:customStyle="1" w:styleId="Bulletwithtext2">
    <w:name w:val="Bullet with text 2"/>
    <w:basedOn w:val="Normal"/>
    <w:uiPriority w:val="99"/>
    <w:rsid w:val="00F904B3"/>
    <w:pPr>
      <w:numPr>
        <w:numId w:val="3"/>
      </w:numPr>
    </w:pPr>
  </w:style>
  <w:style w:type="paragraph" w:customStyle="1" w:styleId="Header1">
    <w:name w:val="Header 1"/>
    <w:basedOn w:val="Normal"/>
    <w:next w:val="Normal"/>
    <w:uiPriority w:val="99"/>
    <w:rsid w:val="00F904B3"/>
    <w:pPr>
      <w:keepLines/>
      <w:spacing w:before="80" w:after="80"/>
      <w:jc w:val="center"/>
    </w:pPr>
  </w:style>
  <w:style w:type="paragraph" w:customStyle="1" w:styleId="Header2">
    <w:name w:val="Header 2"/>
    <w:basedOn w:val="Header1"/>
    <w:next w:val="Normal"/>
    <w:uiPriority w:val="99"/>
    <w:rsid w:val="00F904B3"/>
    <w:pPr>
      <w:jc w:val="right"/>
    </w:pPr>
  </w:style>
  <w:style w:type="paragraph" w:customStyle="1" w:styleId="Header3">
    <w:name w:val="Header 3"/>
    <w:basedOn w:val="Header1"/>
    <w:next w:val="Normal"/>
    <w:uiPriority w:val="99"/>
    <w:rsid w:val="00F904B3"/>
    <w:pPr>
      <w:jc w:val="left"/>
    </w:pPr>
  </w:style>
  <w:style w:type="paragraph" w:styleId="TDC2">
    <w:name w:val="toc 2"/>
    <w:basedOn w:val="Normal"/>
    <w:next w:val="Normal"/>
    <w:uiPriority w:val="99"/>
    <w:rsid w:val="00F904B3"/>
    <w:pPr>
      <w:tabs>
        <w:tab w:val="left" w:pos="1021"/>
        <w:tab w:val="right" w:leader="dot" w:pos="9806"/>
      </w:tabs>
      <w:spacing w:before="60" w:after="60"/>
      <w:ind w:left="1020" w:hanging="680"/>
    </w:pPr>
    <w:rPr>
      <w:noProof/>
    </w:rPr>
  </w:style>
  <w:style w:type="paragraph" w:customStyle="1" w:styleId="Bulletwithtext3">
    <w:name w:val="Bullet with text 3"/>
    <w:basedOn w:val="Normal"/>
    <w:uiPriority w:val="99"/>
    <w:rsid w:val="00F904B3"/>
    <w:pPr>
      <w:numPr>
        <w:numId w:val="4"/>
      </w:numPr>
    </w:pPr>
  </w:style>
  <w:style w:type="paragraph" w:styleId="Ttulo">
    <w:name w:val="Title"/>
    <w:basedOn w:val="Normal"/>
    <w:next w:val="Normal"/>
    <w:link w:val="TtuloCar"/>
    <w:uiPriority w:val="99"/>
    <w:qFormat/>
    <w:rsid w:val="00F904B3"/>
    <w:pPr>
      <w:keepNext/>
      <w:spacing w:before="240" w:after="60"/>
    </w:pPr>
    <w:rPr>
      <w:b/>
      <w:kern w:val="28"/>
      <w:sz w:val="24"/>
    </w:rPr>
  </w:style>
  <w:style w:type="character" w:customStyle="1" w:styleId="TtuloCar">
    <w:name w:val="Título Car"/>
    <w:link w:val="Ttulo"/>
    <w:uiPriority w:val="10"/>
    <w:rsid w:val="009841BB"/>
    <w:rPr>
      <w:rFonts w:ascii="Cambria" w:eastAsia="Times New Roman" w:hAnsi="Cambria" w:cs="Times New Roman"/>
      <w:b/>
      <w:bCs/>
      <w:kern w:val="28"/>
      <w:sz w:val="32"/>
      <w:szCs w:val="32"/>
      <w:lang w:val="en-US" w:eastAsia="en-US"/>
    </w:rPr>
  </w:style>
  <w:style w:type="paragraph" w:customStyle="1" w:styleId="Numberedlist1">
    <w:name w:val="Numbered list 1"/>
    <w:basedOn w:val="Listaconnmeros"/>
    <w:autoRedefine/>
    <w:uiPriority w:val="99"/>
    <w:rsid w:val="00F904B3"/>
    <w:pPr>
      <w:numPr>
        <w:numId w:val="9"/>
      </w:numPr>
      <w:tabs>
        <w:tab w:val="clear" w:pos="360"/>
        <w:tab w:val="num" w:pos="1440"/>
      </w:tabs>
      <w:ind w:left="1440"/>
    </w:pPr>
  </w:style>
  <w:style w:type="paragraph" w:customStyle="1" w:styleId="Numberedlist31">
    <w:name w:val="Numbered list 3.1"/>
    <w:basedOn w:val="Ttulo1"/>
    <w:next w:val="Normal"/>
    <w:uiPriority w:val="99"/>
    <w:rsid w:val="007E1C2B"/>
    <w:pPr>
      <w:tabs>
        <w:tab w:val="num" w:pos="360"/>
      </w:tabs>
      <w:ind w:left="360" w:hanging="360"/>
    </w:pPr>
  </w:style>
  <w:style w:type="paragraph" w:customStyle="1" w:styleId="HPInternal">
    <w:name w:val="HP_Internal"/>
    <w:basedOn w:val="Normal"/>
    <w:next w:val="Normal"/>
    <w:uiPriority w:val="99"/>
    <w:rsid w:val="00F904B3"/>
    <w:rPr>
      <w:i/>
      <w:sz w:val="18"/>
    </w:rPr>
  </w:style>
  <w:style w:type="paragraph" w:styleId="TDC1">
    <w:name w:val="toc 1"/>
    <w:basedOn w:val="Normal"/>
    <w:next w:val="Normal"/>
    <w:uiPriority w:val="39"/>
    <w:rsid w:val="00F904B3"/>
    <w:pPr>
      <w:tabs>
        <w:tab w:val="left" w:pos="425"/>
        <w:tab w:val="right" w:leader="dot" w:pos="9806"/>
      </w:tabs>
      <w:spacing w:before="60" w:after="60"/>
    </w:pPr>
    <w:rPr>
      <w:b/>
      <w:noProof/>
    </w:rPr>
  </w:style>
  <w:style w:type="paragraph" w:customStyle="1" w:styleId="TitlePagebogus">
    <w:name w:val="TitlePage_bogus"/>
    <w:basedOn w:val="Normal"/>
    <w:uiPriority w:val="99"/>
    <w:rsid w:val="00F904B3"/>
  </w:style>
  <w:style w:type="paragraph" w:customStyle="1" w:styleId="TitlePageHeadernotused">
    <w:name w:val="TitlePage_Header_not_used"/>
    <w:basedOn w:val="Normal"/>
    <w:uiPriority w:val="99"/>
    <w:rsid w:val="00F904B3"/>
  </w:style>
  <w:style w:type="paragraph" w:customStyle="1" w:styleId="Numberedlist32">
    <w:name w:val="Numbered list 3.2"/>
    <w:basedOn w:val="Ttulo2"/>
    <w:next w:val="Normal"/>
    <w:uiPriority w:val="99"/>
    <w:rsid w:val="007E1C2B"/>
    <w:pPr>
      <w:tabs>
        <w:tab w:val="num" w:pos="360"/>
      </w:tabs>
      <w:ind w:left="360" w:hanging="360"/>
    </w:pPr>
  </w:style>
  <w:style w:type="paragraph" w:customStyle="1" w:styleId="Bulletwithtext4">
    <w:name w:val="Bullet with text 4"/>
    <w:basedOn w:val="Normal"/>
    <w:uiPriority w:val="99"/>
    <w:rsid w:val="00F904B3"/>
    <w:pPr>
      <w:numPr>
        <w:numId w:val="7"/>
      </w:numPr>
    </w:pPr>
  </w:style>
  <w:style w:type="paragraph" w:customStyle="1" w:styleId="Numberedlist33">
    <w:name w:val="Numbered list 3.3"/>
    <w:basedOn w:val="Ttulo3"/>
    <w:next w:val="Normal"/>
    <w:uiPriority w:val="99"/>
    <w:rsid w:val="007E1C2B"/>
    <w:pPr>
      <w:tabs>
        <w:tab w:val="num" w:pos="720"/>
      </w:tabs>
      <w:ind w:left="360" w:hanging="360"/>
    </w:pPr>
  </w:style>
  <w:style w:type="paragraph" w:customStyle="1" w:styleId="TableHeading">
    <w:name w:val="Table Heading"/>
    <w:basedOn w:val="Normal"/>
    <w:next w:val="Table"/>
    <w:uiPriority w:val="99"/>
    <w:rsid w:val="007D0356"/>
    <w:pPr>
      <w:keepNext/>
      <w:keepLines/>
      <w:spacing w:before="40" w:after="40"/>
    </w:pPr>
    <w:rPr>
      <w:rFonts w:ascii="Verdana" w:hAnsi="Verdana"/>
      <w:b/>
      <w:sz w:val="16"/>
    </w:rPr>
  </w:style>
  <w:style w:type="paragraph" w:styleId="TDC3">
    <w:name w:val="toc 3"/>
    <w:basedOn w:val="Normal"/>
    <w:next w:val="Normal"/>
    <w:uiPriority w:val="99"/>
    <w:rsid w:val="00F904B3"/>
    <w:pPr>
      <w:tabs>
        <w:tab w:val="left" w:pos="1021"/>
        <w:tab w:val="right" w:leader="dot" w:pos="9806"/>
      </w:tabs>
      <w:spacing w:before="60" w:after="60"/>
      <w:ind w:left="1020" w:hanging="680"/>
    </w:pPr>
    <w:rPr>
      <w:i/>
      <w:noProof/>
    </w:rPr>
  </w:style>
  <w:style w:type="paragraph" w:customStyle="1" w:styleId="TableTitle">
    <w:name w:val="Table_Title"/>
    <w:basedOn w:val="Normal"/>
    <w:next w:val="Normal"/>
    <w:uiPriority w:val="99"/>
    <w:rsid w:val="00F904B3"/>
    <w:pPr>
      <w:keepNext/>
      <w:keepLines/>
      <w:spacing w:before="240" w:after="60"/>
    </w:pPr>
    <w:rPr>
      <w:b/>
    </w:rPr>
  </w:style>
  <w:style w:type="paragraph" w:styleId="TDC4">
    <w:name w:val="toc 4"/>
    <w:basedOn w:val="Normal"/>
    <w:next w:val="Normal"/>
    <w:uiPriority w:val="99"/>
    <w:semiHidden/>
    <w:rsid w:val="00F904B3"/>
    <w:pPr>
      <w:tabs>
        <w:tab w:val="left" w:pos="1021"/>
        <w:tab w:val="left" w:pos="1123"/>
        <w:tab w:val="left" w:pos="1225"/>
        <w:tab w:val="right" w:leader="dot" w:pos="9806"/>
      </w:tabs>
      <w:spacing w:before="60" w:after="60"/>
      <w:ind w:left="1020" w:hanging="680"/>
    </w:pPr>
    <w:rPr>
      <w:noProof/>
      <w:sz w:val="18"/>
    </w:rPr>
  </w:style>
  <w:style w:type="paragraph" w:customStyle="1" w:styleId="TOCHeading">
    <w:name w:val="TOC_Heading"/>
    <w:basedOn w:val="Normal"/>
    <w:next w:val="Normal"/>
    <w:link w:val="TOCHeadingChar"/>
    <w:uiPriority w:val="99"/>
    <w:rsid w:val="00F904B3"/>
    <w:pPr>
      <w:keepNext/>
      <w:spacing w:before="80" w:after="120"/>
    </w:pPr>
    <w:rPr>
      <w:b/>
      <w:sz w:val="24"/>
      <w:lang w:val="es-ES"/>
    </w:rPr>
  </w:style>
  <w:style w:type="paragraph" w:customStyle="1" w:styleId="TableCenter">
    <w:name w:val="Table_Center"/>
    <w:basedOn w:val="Table"/>
    <w:uiPriority w:val="99"/>
    <w:rsid w:val="00F904B3"/>
    <w:pPr>
      <w:jc w:val="center"/>
    </w:pPr>
  </w:style>
  <w:style w:type="paragraph" w:customStyle="1" w:styleId="Numberedlist21">
    <w:name w:val="Numbered list 2.1"/>
    <w:basedOn w:val="Ttulo1"/>
    <w:next w:val="Normal"/>
    <w:link w:val="Numberedlist21Char"/>
    <w:uiPriority w:val="99"/>
    <w:rsid w:val="007E1C2B"/>
    <w:pPr>
      <w:numPr>
        <w:numId w:val="1"/>
      </w:numPr>
      <w:tabs>
        <w:tab w:val="left" w:pos="720"/>
      </w:tabs>
    </w:pPr>
  </w:style>
  <w:style w:type="paragraph" w:customStyle="1" w:styleId="Numberedlist22">
    <w:name w:val="Numbered list 2.2"/>
    <w:basedOn w:val="Ttulo2"/>
    <w:next w:val="Normal"/>
    <w:link w:val="Numberedlist22Char"/>
    <w:uiPriority w:val="99"/>
    <w:rsid w:val="007E1C2B"/>
    <w:pPr>
      <w:tabs>
        <w:tab w:val="left" w:pos="720"/>
        <w:tab w:val="num" w:pos="1080"/>
      </w:tabs>
      <w:ind w:left="720" w:hanging="360"/>
    </w:pPr>
  </w:style>
  <w:style w:type="paragraph" w:customStyle="1" w:styleId="Numberedlist23">
    <w:name w:val="Numbered list 2.3"/>
    <w:basedOn w:val="Ttulo3"/>
    <w:next w:val="Normal"/>
    <w:link w:val="Numberedlist23Char"/>
    <w:uiPriority w:val="99"/>
    <w:rsid w:val="007E1C2B"/>
    <w:pPr>
      <w:tabs>
        <w:tab w:val="left" w:pos="1080"/>
        <w:tab w:val="left" w:pos="1440"/>
      </w:tabs>
      <w:ind w:left="1080" w:hanging="1080"/>
    </w:pPr>
  </w:style>
  <w:style w:type="paragraph" w:customStyle="1" w:styleId="Numberedlist24">
    <w:name w:val="Numbered list 2.4"/>
    <w:basedOn w:val="Ttulo4"/>
    <w:next w:val="Normal"/>
    <w:uiPriority w:val="99"/>
    <w:rsid w:val="007E1C2B"/>
    <w:pPr>
      <w:tabs>
        <w:tab w:val="left" w:pos="1080"/>
        <w:tab w:val="left" w:pos="1440"/>
        <w:tab w:val="left" w:pos="1800"/>
      </w:tabs>
      <w:ind w:left="1080" w:hanging="1080"/>
    </w:pPr>
  </w:style>
  <w:style w:type="paragraph" w:customStyle="1" w:styleId="NormalUserEntry">
    <w:name w:val="Normal_UserEntry"/>
    <w:basedOn w:val="Normal"/>
    <w:uiPriority w:val="99"/>
    <w:rsid w:val="00F904B3"/>
    <w:rPr>
      <w:color w:val="FF0000"/>
    </w:rPr>
  </w:style>
  <w:style w:type="paragraph" w:customStyle="1" w:styleId="TitleCenter">
    <w:name w:val="Title_Center"/>
    <w:basedOn w:val="Ttulo"/>
    <w:uiPriority w:val="99"/>
    <w:rsid w:val="00F904B3"/>
    <w:pPr>
      <w:jc w:val="center"/>
    </w:pPr>
  </w:style>
  <w:style w:type="paragraph" w:customStyle="1" w:styleId="TableSmall">
    <w:name w:val="Table_Small"/>
    <w:basedOn w:val="Table"/>
    <w:uiPriority w:val="99"/>
    <w:rsid w:val="00F904B3"/>
    <w:rPr>
      <w:sz w:val="16"/>
    </w:rPr>
  </w:style>
  <w:style w:type="character" w:customStyle="1" w:styleId="CharacterUserEntry">
    <w:name w:val="Character UserEntry"/>
    <w:uiPriority w:val="99"/>
    <w:rsid w:val="00F904B3"/>
    <w:rPr>
      <w:color w:val="FF0000"/>
    </w:rPr>
  </w:style>
  <w:style w:type="paragraph" w:customStyle="1" w:styleId="TableHeadingCenter">
    <w:name w:val="Table_Heading_Center"/>
    <w:basedOn w:val="TableHeading"/>
    <w:uiPriority w:val="99"/>
    <w:rsid w:val="00F904B3"/>
    <w:pPr>
      <w:jc w:val="center"/>
    </w:pPr>
  </w:style>
  <w:style w:type="paragraph" w:customStyle="1" w:styleId="TableSmHeading">
    <w:name w:val="Table_Sm_Heading"/>
    <w:basedOn w:val="TableHeading"/>
    <w:uiPriority w:val="99"/>
    <w:rsid w:val="00F904B3"/>
    <w:pPr>
      <w:spacing w:before="60"/>
    </w:pPr>
  </w:style>
  <w:style w:type="paragraph" w:customStyle="1" w:styleId="TableSmHeadingbogus">
    <w:name w:val="Table_Sm_Heading_bogus"/>
    <w:basedOn w:val="TableSmHeading"/>
    <w:uiPriority w:val="99"/>
    <w:rsid w:val="00F904B3"/>
    <w:pPr>
      <w:jc w:val="center"/>
    </w:pPr>
  </w:style>
  <w:style w:type="paragraph" w:customStyle="1" w:styleId="Tablenotused">
    <w:name w:val="Table_not_used"/>
    <w:basedOn w:val="Table"/>
    <w:uiPriority w:val="99"/>
    <w:rsid w:val="00F904B3"/>
    <w:pPr>
      <w:jc w:val="right"/>
    </w:pPr>
  </w:style>
  <w:style w:type="paragraph" w:customStyle="1" w:styleId="TableSmallRight">
    <w:name w:val="Table_Small_Right"/>
    <w:basedOn w:val="TableSmall"/>
    <w:uiPriority w:val="99"/>
    <w:rsid w:val="00F904B3"/>
    <w:pPr>
      <w:jc w:val="right"/>
    </w:pPr>
  </w:style>
  <w:style w:type="paragraph" w:customStyle="1" w:styleId="TableSmallCenter">
    <w:name w:val="Table_Small_Center"/>
    <w:basedOn w:val="TableSmall"/>
    <w:uiPriority w:val="99"/>
    <w:rsid w:val="00F904B3"/>
    <w:pPr>
      <w:jc w:val="center"/>
    </w:pPr>
  </w:style>
  <w:style w:type="paragraph" w:customStyle="1" w:styleId="TitlePageDetail">
    <w:name w:val="TitlePage_Detail"/>
    <w:basedOn w:val="TitlePageHeaderOOV"/>
    <w:uiPriority w:val="99"/>
    <w:rsid w:val="00F904B3"/>
    <w:pPr>
      <w:spacing w:line="360" w:lineRule="auto"/>
    </w:pPr>
    <w:rPr>
      <w:b/>
      <w:sz w:val="20"/>
    </w:rPr>
  </w:style>
  <w:style w:type="paragraph" w:styleId="Cierre">
    <w:name w:val="Closing"/>
    <w:basedOn w:val="Normal"/>
    <w:link w:val="CierreCar"/>
    <w:uiPriority w:val="99"/>
    <w:rsid w:val="00F904B3"/>
    <w:pPr>
      <w:ind w:left="4320"/>
      <w:jc w:val="right"/>
    </w:pPr>
  </w:style>
  <w:style w:type="character" w:customStyle="1" w:styleId="CierreCar">
    <w:name w:val="Cierre Car"/>
    <w:link w:val="Cierre"/>
    <w:uiPriority w:val="99"/>
    <w:semiHidden/>
    <w:rsid w:val="009841BB"/>
    <w:rPr>
      <w:rFonts w:ascii="Arial" w:hAnsi="Arial"/>
      <w:sz w:val="20"/>
      <w:szCs w:val="20"/>
      <w:lang w:val="en-US" w:eastAsia="en-US"/>
    </w:rPr>
  </w:style>
  <w:style w:type="character" w:styleId="Refdecomentario">
    <w:name w:val="annotation reference"/>
    <w:uiPriority w:val="99"/>
    <w:semiHidden/>
    <w:rsid w:val="00F904B3"/>
    <w:rPr>
      <w:rFonts w:ascii="Arial" w:hAnsi="Arial" w:cs="Times New Roman"/>
      <w:sz w:val="16"/>
    </w:rPr>
  </w:style>
  <w:style w:type="paragraph" w:styleId="Textosinformato">
    <w:name w:val="Plain Text"/>
    <w:basedOn w:val="Normal"/>
    <w:link w:val="TextosinformatoCar"/>
    <w:uiPriority w:val="99"/>
    <w:rsid w:val="00F904B3"/>
    <w:rPr>
      <w:rFonts w:ascii="Times New Roman" w:hAnsi="Times New Roman"/>
    </w:rPr>
  </w:style>
  <w:style w:type="character" w:customStyle="1" w:styleId="TextosinformatoCar">
    <w:name w:val="Texto sin formato Car"/>
    <w:link w:val="Textosinformato"/>
    <w:uiPriority w:val="99"/>
    <w:semiHidden/>
    <w:rsid w:val="009841BB"/>
    <w:rPr>
      <w:rFonts w:ascii="Courier New" w:hAnsi="Courier New" w:cs="Courier New"/>
      <w:sz w:val="20"/>
      <w:szCs w:val="20"/>
      <w:lang w:val="en-US" w:eastAsia="en-US"/>
    </w:rPr>
  </w:style>
  <w:style w:type="paragraph" w:customStyle="1" w:styleId="HPTableTitle">
    <w:name w:val="HP_Table_Title"/>
    <w:basedOn w:val="Normal"/>
    <w:next w:val="Normal"/>
    <w:uiPriority w:val="99"/>
    <w:rsid w:val="00F904B3"/>
    <w:pPr>
      <w:keepNext/>
      <w:keepLines/>
      <w:spacing w:before="240" w:after="60"/>
    </w:pPr>
    <w:rPr>
      <w:b/>
      <w:sz w:val="18"/>
    </w:rPr>
  </w:style>
  <w:style w:type="character" w:styleId="Nmerodepgina">
    <w:name w:val="page number"/>
    <w:uiPriority w:val="99"/>
    <w:rsid w:val="007D0356"/>
    <w:rPr>
      <w:rFonts w:ascii="Verdana" w:hAnsi="Verdana" w:cs="Times New Roman"/>
      <w:sz w:val="14"/>
    </w:rPr>
  </w:style>
  <w:style w:type="paragraph" w:styleId="Piedepgina">
    <w:name w:val="footer"/>
    <w:basedOn w:val="Normal"/>
    <w:link w:val="PiedepginaCar"/>
    <w:uiPriority w:val="99"/>
    <w:rsid w:val="007D0356"/>
    <w:pPr>
      <w:tabs>
        <w:tab w:val="center" w:pos="4320"/>
        <w:tab w:val="right" w:pos="8640"/>
      </w:tabs>
      <w:jc w:val="center"/>
    </w:pPr>
    <w:rPr>
      <w:rFonts w:ascii="Verdana" w:hAnsi="Verdana"/>
      <w:b/>
      <w:i/>
      <w:lang w:val="es-ES"/>
    </w:rPr>
  </w:style>
  <w:style w:type="character" w:customStyle="1" w:styleId="PiedepginaCar">
    <w:name w:val="Pie de página Car"/>
    <w:link w:val="Piedepgina"/>
    <w:uiPriority w:val="99"/>
    <w:locked/>
    <w:rsid w:val="007D0356"/>
    <w:rPr>
      <w:rFonts w:ascii="Verdana" w:hAnsi="Verdana"/>
      <w:b/>
      <w:i/>
      <w:lang w:eastAsia="en-US"/>
    </w:rPr>
  </w:style>
  <w:style w:type="paragraph" w:customStyle="1" w:styleId="TableSmHeadingRight">
    <w:name w:val="Table_Sm_Heading_Right"/>
    <w:basedOn w:val="TableSmHeading"/>
    <w:uiPriority w:val="99"/>
    <w:rsid w:val="00F904B3"/>
    <w:pPr>
      <w:jc w:val="right"/>
    </w:pPr>
  </w:style>
  <w:style w:type="paragraph" w:customStyle="1" w:styleId="TableMedium">
    <w:name w:val="Table_Medium"/>
    <w:basedOn w:val="Table"/>
    <w:uiPriority w:val="99"/>
    <w:rsid w:val="00F904B3"/>
    <w:rPr>
      <w:sz w:val="18"/>
    </w:rPr>
  </w:style>
  <w:style w:type="paragraph" w:styleId="Subttulo">
    <w:name w:val="Subtitle"/>
    <w:basedOn w:val="Normal"/>
    <w:link w:val="SubttuloCar"/>
    <w:uiPriority w:val="99"/>
    <w:qFormat/>
    <w:rsid w:val="00F904B3"/>
    <w:pPr>
      <w:spacing w:after="60"/>
      <w:jc w:val="center"/>
    </w:pPr>
    <w:rPr>
      <w:i/>
      <w:sz w:val="16"/>
    </w:rPr>
  </w:style>
  <w:style w:type="character" w:customStyle="1" w:styleId="SubttuloCar">
    <w:name w:val="Subtítulo Car"/>
    <w:link w:val="Subttulo"/>
    <w:uiPriority w:val="11"/>
    <w:rsid w:val="009841BB"/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Bulletwithtext5">
    <w:name w:val="Bullet with text 5"/>
    <w:basedOn w:val="Normal"/>
    <w:uiPriority w:val="99"/>
    <w:rsid w:val="00F904B3"/>
    <w:pPr>
      <w:numPr>
        <w:numId w:val="6"/>
      </w:numPr>
    </w:pPr>
  </w:style>
  <w:style w:type="paragraph" w:customStyle="1" w:styleId="RMIndtasBullwtxt2">
    <w:name w:val="RM_Indt as Bull w txt 2"/>
    <w:basedOn w:val="Bulletwithtext2"/>
    <w:next w:val="Bulletwithtext2"/>
    <w:uiPriority w:val="99"/>
    <w:rsid w:val="00F904B3"/>
    <w:pPr>
      <w:numPr>
        <w:numId w:val="0"/>
      </w:numPr>
      <w:ind w:left="720"/>
    </w:pPr>
  </w:style>
  <w:style w:type="paragraph" w:customStyle="1" w:styleId="TableHeadingRight">
    <w:name w:val="Table_Heading_Right"/>
    <w:basedOn w:val="TableHeading"/>
    <w:next w:val="Table"/>
    <w:uiPriority w:val="99"/>
    <w:rsid w:val="00F904B3"/>
    <w:pPr>
      <w:jc w:val="right"/>
    </w:pPr>
  </w:style>
  <w:style w:type="paragraph" w:customStyle="1" w:styleId="RMHeading1">
    <w:name w:val="RM_Heading 1"/>
    <w:basedOn w:val="Ttulo1"/>
    <w:next w:val="Normal"/>
    <w:uiPriority w:val="99"/>
    <w:rsid w:val="00F904B3"/>
    <w:pPr>
      <w:pageBreakBefore/>
    </w:pPr>
    <w:rPr>
      <w:sz w:val="32"/>
    </w:rPr>
  </w:style>
  <w:style w:type="paragraph" w:customStyle="1" w:styleId="RMHeading2">
    <w:name w:val="RM_Heading 2"/>
    <w:basedOn w:val="Ttulo2"/>
    <w:next w:val="Normal"/>
    <w:uiPriority w:val="99"/>
    <w:rsid w:val="00F904B3"/>
    <w:pPr>
      <w:pageBreakBefore/>
    </w:pPr>
    <w:rPr>
      <w:sz w:val="30"/>
    </w:rPr>
  </w:style>
  <w:style w:type="paragraph" w:customStyle="1" w:styleId="RMHeading3">
    <w:name w:val="RM_Heading 3"/>
    <w:basedOn w:val="Ttulo3"/>
    <w:next w:val="Normal"/>
    <w:uiPriority w:val="99"/>
    <w:rsid w:val="00F904B3"/>
    <w:pPr>
      <w:pageBreakBefore/>
    </w:pPr>
    <w:rPr>
      <w:sz w:val="28"/>
    </w:rPr>
  </w:style>
  <w:style w:type="paragraph" w:customStyle="1" w:styleId="RMTableBullet">
    <w:name w:val="RM_Table_Bullet"/>
    <w:basedOn w:val="Bulletwithtext4"/>
    <w:next w:val="Normal"/>
    <w:uiPriority w:val="99"/>
    <w:rsid w:val="00F904B3"/>
    <w:pPr>
      <w:tabs>
        <w:tab w:val="clear" w:pos="1440"/>
        <w:tab w:val="left" w:pos="567"/>
      </w:tabs>
      <w:ind w:left="568" w:hanging="284"/>
    </w:pPr>
  </w:style>
  <w:style w:type="paragraph" w:customStyle="1" w:styleId="TableRight">
    <w:name w:val="Table_Right"/>
    <w:basedOn w:val="Table"/>
    <w:uiPriority w:val="99"/>
    <w:rsid w:val="00F904B3"/>
    <w:pPr>
      <w:jc w:val="right"/>
    </w:pPr>
  </w:style>
  <w:style w:type="paragraph" w:customStyle="1" w:styleId="TableSmHeadingCenter">
    <w:name w:val="Table_Sm_Heading_Center"/>
    <w:basedOn w:val="TableSmHeading"/>
    <w:uiPriority w:val="99"/>
    <w:rsid w:val="00F904B3"/>
    <w:pPr>
      <w:jc w:val="center"/>
    </w:pPr>
  </w:style>
  <w:style w:type="paragraph" w:customStyle="1" w:styleId="TitlePageHeaderOOV">
    <w:name w:val="TitlePage_Header_OOV"/>
    <w:basedOn w:val="Normal"/>
    <w:uiPriority w:val="99"/>
    <w:rsid w:val="00F904B3"/>
    <w:pPr>
      <w:ind w:left="4060"/>
    </w:pPr>
    <w:rPr>
      <w:sz w:val="44"/>
    </w:rPr>
  </w:style>
  <w:style w:type="character" w:styleId="Hipervnculo">
    <w:name w:val="Hyperlink"/>
    <w:uiPriority w:val="99"/>
    <w:rsid w:val="00CD3985"/>
    <w:rPr>
      <w:rFonts w:cs="Times New Roman"/>
      <w:color w:val="0000FF"/>
      <w:u w:val="single"/>
    </w:rPr>
  </w:style>
  <w:style w:type="paragraph" w:customStyle="1" w:styleId="TitlePageHeader">
    <w:name w:val="TitlePage_Header"/>
    <w:basedOn w:val="Normal"/>
    <w:uiPriority w:val="99"/>
    <w:rsid w:val="00F904B3"/>
    <w:pPr>
      <w:spacing w:before="240" w:after="240"/>
      <w:ind w:left="3240"/>
    </w:pPr>
    <w:rPr>
      <w:b/>
      <w:sz w:val="32"/>
      <w:szCs w:val="32"/>
    </w:rPr>
  </w:style>
  <w:style w:type="paragraph" w:customStyle="1" w:styleId="HPGM">
    <w:name w:val="HPGM"/>
    <w:basedOn w:val="TableHeadingCenter"/>
    <w:uiPriority w:val="99"/>
    <w:rsid w:val="007E1C2B"/>
  </w:style>
  <w:style w:type="table" w:styleId="Tablaconcuadrcula">
    <w:name w:val="Table Grid"/>
    <w:basedOn w:val="Tablanormal"/>
    <w:uiPriority w:val="99"/>
    <w:rsid w:val="00F60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beredHeadingStyleB1">
    <w:name w:val="Numbered Heading Style B.1"/>
    <w:basedOn w:val="Ttulo1"/>
    <w:next w:val="Normal"/>
    <w:uiPriority w:val="99"/>
    <w:rsid w:val="00F904B3"/>
    <w:pPr>
      <w:numPr>
        <w:numId w:val="2"/>
      </w:numPr>
    </w:pPr>
  </w:style>
  <w:style w:type="paragraph" w:customStyle="1" w:styleId="NumberedHeadingStyleB2">
    <w:name w:val="Numbered Heading Style B.2"/>
    <w:basedOn w:val="Ttulo2"/>
    <w:next w:val="Normal"/>
    <w:uiPriority w:val="99"/>
    <w:rsid w:val="00F904B3"/>
    <w:pPr>
      <w:numPr>
        <w:ilvl w:val="1"/>
        <w:numId w:val="2"/>
      </w:numPr>
    </w:pPr>
  </w:style>
  <w:style w:type="paragraph" w:customStyle="1" w:styleId="NumberedHeadingStyleB3">
    <w:name w:val="Numbered Heading Style B.3"/>
    <w:basedOn w:val="Ttulo3"/>
    <w:next w:val="Normal"/>
    <w:uiPriority w:val="99"/>
    <w:rsid w:val="00F904B3"/>
    <w:pPr>
      <w:numPr>
        <w:ilvl w:val="2"/>
        <w:numId w:val="2"/>
      </w:numPr>
    </w:pPr>
  </w:style>
  <w:style w:type="paragraph" w:customStyle="1" w:styleId="NumberedHeadingStyleA1">
    <w:name w:val="Numbered Heading Style A.1"/>
    <w:basedOn w:val="Ttulo1"/>
    <w:next w:val="Normal"/>
    <w:uiPriority w:val="99"/>
    <w:rsid w:val="00F904B3"/>
    <w:pPr>
      <w:numPr>
        <w:numId w:val="15"/>
      </w:numPr>
      <w:tabs>
        <w:tab w:val="left" w:pos="720"/>
      </w:tabs>
    </w:pPr>
  </w:style>
  <w:style w:type="paragraph" w:customStyle="1" w:styleId="NumberedHeadingStyleA2">
    <w:name w:val="Numbered Heading Style A.2"/>
    <w:basedOn w:val="Ttulo2"/>
    <w:next w:val="Normal"/>
    <w:uiPriority w:val="99"/>
    <w:rsid w:val="00F904B3"/>
    <w:pPr>
      <w:numPr>
        <w:ilvl w:val="1"/>
        <w:numId w:val="15"/>
      </w:numPr>
    </w:pPr>
  </w:style>
  <w:style w:type="paragraph" w:customStyle="1" w:styleId="NumberedHeadingStyleA3">
    <w:name w:val="Numbered Heading Style A.3"/>
    <w:basedOn w:val="Ttulo3"/>
    <w:next w:val="Normal"/>
    <w:uiPriority w:val="99"/>
    <w:rsid w:val="00F904B3"/>
    <w:pPr>
      <w:numPr>
        <w:ilvl w:val="2"/>
        <w:numId w:val="15"/>
      </w:numPr>
      <w:tabs>
        <w:tab w:val="left" w:pos="1080"/>
      </w:tabs>
    </w:pPr>
  </w:style>
  <w:style w:type="paragraph" w:customStyle="1" w:styleId="NumberedHeadingStyleA4">
    <w:name w:val="Numbered Heading Style A.4"/>
    <w:basedOn w:val="Ttulo4"/>
    <w:next w:val="Normal"/>
    <w:uiPriority w:val="99"/>
    <w:rsid w:val="00F904B3"/>
    <w:pPr>
      <w:numPr>
        <w:ilvl w:val="3"/>
        <w:numId w:val="15"/>
      </w:numPr>
      <w:tabs>
        <w:tab w:val="left" w:pos="1440"/>
        <w:tab w:val="left" w:pos="1800"/>
      </w:tabs>
    </w:pPr>
  </w:style>
  <w:style w:type="paragraph" w:customStyle="1" w:styleId="CommandorProgramCode">
    <w:name w:val="Command or Program Code"/>
    <w:basedOn w:val="Normal"/>
    <w:autoRedefine/>
    <w:uiPriority w:val="99"/>
    <w:rsid w:val="00F904B3"/>
    <w:pPr>
      <w:jc w:val="both"/>
    </w:pPr>
    <w:rPr>
      <w:rFonts w:ascii="Courier New" w:hAnsi="Courier New"/>
    </w:rPr>
  </w:style>
  <w:style w:type="paragraph" w:customStyle="1" w:styleId="Note">
    <w:name w:val="Note"/>
    <w:basedOn w:val="Normal"/>
    <w:autoRedefine/>
    <w:uiPriority w:val="99"/>
    <w:rsid w:val="00F904B3"/>
    <w:pPr>
      <w:pBdr>
        <w:top w:val="single" w:sz="4" w:space="1" w:color="auto"/>
        <w:bottom w:val="single" w:sz="4" w:space="1" w:color="auto"/>
      </w:pBdr>
      <w:jc w:val="both"/>
    </w:pPr>
    <w:rPr>
      <w:i/>
      <w:iCs/>
    </w:rPr>
  </w:style>
  <w:style w:type="paragraph" w:styleId="Listaconnmeros">
    <w:name w:val="List Number"/>
    <w:basedOn w:val="Normal"/>
    <w:uiPriority w:val="99"/>
    <w:rsid w:val="00F904B3"/>
    <w:pPr>
      <w:tabs>
        <w:tab w:val="num" w:pos="360"/>
      </w:tabs>
      <w:ind w:left="360" w:hanging="360"/>
    </w:pPr>
  </w:style>
  <w:style w:type="paragraph" w:customStyle="1" w:styleId="1numberheading">
    <w:name w:val="1numberheading_"/>
    <w:basedOn w:val="Normal"/>
    <w:uiPriority w:val="99"/>
    <w:rsid w:val="00827F67"/>
    <w:pPr>
      <w:numPr>
        <w:numId w:val="11"/>
      </w:numPr>
      <w:autoSpaceDE w:val="0"/>
      <w:autoSpaceDN w:val="0"/>
      <w:adjustRightInd w:val="0"/>
      <w:spacing w:before="240" w:after="160"/>
    </w:pPr>
    <w:rPr>
      <w:b/>
      <w:sz w:val="26"/>
      <w:szCs w:val="16"/>
      <w:lang w:bidi="he-IL"/>
    </w:rPr>
  </w:style>
  <w:style w:type="paragraph" w:customStyle="1" w:styleId="2numberheading">
    <w:name w:val="2numberheading_"/>
    <w:basedOn w:val="Ttulo2"/>
    <w:uiPriority w:val="99"/>
    <w:rsid w:val="00827F67"/>
    <w:pPr>
      <w:keepNext w:val="0"/>
      <w:numPr>
        <w:ilvl w:val="1"/>
        <w:numId w:val="11"/>
      </w:numPr>
      <w:tabs>
        <w:tab w:val="clear" w:pos="1656"/>
      </w:tabs>
      <w:spacing w:after="120"/>
      <w:ind w:left="540"/>
    </w:pPr>
    <w:rPr>
      <w:rFonts w:cs="Arial"/>
      <w:b w:val="0"/>
      <w:szCs w:val="24"/>
      <w:lang w:bidi="he-IL"/>
    </w:rPr>
  </w:style>
  <w:style w:type="paragraph" w:customStyle="1" w:styleId="3numberheading">
    <w:name w:val="3numberheading_"/>
    <w:autoRedefine/>
    <w:uiPriority w:val="99"/>
    <w:rsid w:val="00827F67"/>
    <w:pPr>
      <w:keepNext/>
      <w:numPr>
        <w:ilvl w:val="2"/>
        <w:numId w:val="11"/>
      </w:numPr>
      <w:spacing w:before="120" w:after="120"/>
    </w:pPr>
    <w:rPr>
      <w:rFonts w:ascii="Arial" w:hAnsi="Arial"/>
      <w:bCs/>
      <w:iCs/>
      <w:sz w:val="22"/>
      <w:szCs w:val="22"/>
      <w:lang w:val="en-US" w:eastAsia="en-US" w:bidi="he-IL"/>
    </w:rPr>
  </w:style>
  <w:style w:type="paragraph" w:customStyle="1" w:styleId="4numbullet">
    <w:name w:val="4numbullet"/>
    <w:autoRedefine/>
    <w:uiPriority w:val="99"/>
    <w:rsid w:val="00827F67"/>
    <w:pPr>
      <w:keepNext/>
      <w:numPr>
        <w:ilvl w:val="3"/>
        <w:numId w:val="11"/>
      </w:numPr>
      <w:tabs>
        <w:tab w:val="clear" w:pos="1080"/>
        <w:tab w:val="num" w:pos="1260"/>
      </w:tabs>
      <w:spacing w:before="120"/>
      <w:ind w:left="1260" w:hanging="360"/>
    </w:pPr>
    <w:rPr>
      <w:rFonts w:ascii="Arial" w:hAnsi="Arial"/>
      <w:bCs/>
      <w:iCs/>
      <w:lang w:val="en-US" w:eastAsia="en-US" w:bidi="he-IL"/>
    </w:rPr>
  </w:style>
  <w:style w:type="paragraph" w:customStyle="1" w:styleId="4ProcessOutline">
    <w:name w:val="4ProcessOutline"/>
    <w:autoRedefine/>
    <w:uiPriority w:val="99"/>
    <w:rsid w:val="00827F67"/>
    <w:pPr>
      <w:keepNext/>
      <w:numPr>
        <w:numId w:val="10"/>
      </w:numPr>
      <w:spacing w:before="120" w:after="120"/>
      <w:ind w:left="1440" w:hanging="360"/>
    </w:pPr>
    <w:rPr>
      <w:rFonts w:ascii="Arial" w:hAnsi="Arial"/>
      <w:lang w:val="en-US" w:eastAsia="en-US"/>
    </w:rPr>
  </w:style>
  <w:style w:type="paragraph" w:customStyle="1" w:styleId="BodyText">
    <w:name w:val="BodyText"/>
    <w:basedOn w:val="Normal"/>
    <w:uiPriority w:val="99"/>
    <w:rsid w:val="00827F67"/>
    <w:pPr>
      <w:keepNext/>
      <w:spacing w:before="120" w:after="120"/>
    </w:pPr>
    <w:rPr>
      <w:bCs/>
    </w:rPr>
  </w:style>
  <w:style w:type="paragraph" w:customStyle="1" w:styleId="TableBullet4">
    <w:name w:val="TableBullet4"/>
    <w:uiPriority w:val="99"/>
    <w:rsid w:val="00827F67"/>
    <w:pPr>
      <w:keepNext/>
      <w:numPr>
        <w:ilvl w:val="4"/>
        <w:numId w:val="11"/>
      </w:numPr>
      <w:tabs>
        <w:tab w:val="clear" w:pos="1440"/>
        <w:tab w:val="num" w:pos="907"/>
      </w:tabs>
      <w:spacing w:before="60" w:after="60"/>
      <w:ind w:left="907" w:hanging="360"/>
    </w:pPr>
    <w:rPr>
      <w:rFonts w:ascii="Arial" w:hAnsi="Arial"/>
      <w:iCs/>
      <w:lang w:val="en-US" w:eastAsia="en-US"/>
    </w:rPr>
  </w:style>
  <w:style w:type="paragraph" w:customStyle="1" w:styleId="TableBullet2Text">
    <w:name w:val="TableBullet2Text"/>
    <w:uiPriority w:val="99"/>
    <w:rsid w:val="00827F67"/>
    <w:pPr>
      <w:numPr>
        <w:numId w:val="12"/>
      </w:numPr>
      <w:tabs>
        <w:tab w:val="clear" w:pos="907"/>
      </w:tabs>
      <w:ind w:left="338" w:firstLine="0"/>
    </w:pPr>
    <w:rPr>
      <w:rFonts w:ascii="Arial" w:hAnsi="Arial"/>
      <w:szCs w:val="18"/>
      <w:lang w:val="en-US" w:eastAsia="en-US"/>
    </w:rPr>
  </w:style>
  <w:style w:type="paragraph" w:customStyle="1" w:styleId="InstructionText">
    <w:name w:val="Instruction Text"/>
    <w:basedOn w:val="Normal"/>
    <w:uiPriority w:val="99"/>
    <w:rsid w:val="00827F67"/>
    <w:pPr>
      <w:tabs>
        <w:tab w:val="left" w:pos="284"/>
        <w:tab w:val="left" w:pos="540"/>
        <w:tab w:val="left" w:pos="567"/>
        <w:tab w:val="left" w:pos="851"/>
      </w:tabs>
      <w:spacing w:before="120" w:after="120"/>
    </w:pPr>
    <w:rPr>
      <w:rFonts w:ascii="Verdana" w:hAnsi="Verdana"/>
      <w:bCs/>
      <w:i/>
      <w:color w:val="0000FF"/>
      <w:sz w:val="18"/>
      <w:szCs w:val="24"/>
      <w:lang w:val="en-AU"/>
    </w:rPr>
  </w:style>
  <w:style w:type="paragraph" w:customStyle="1" w:styleId="TableHeading0">
    <w:name w:val="TableHeading"/>
    <w:basedOn w:val="Normal"/>
    <w:uiPriority w:val="99"/>
    <w:rsid w:val="007D0356"/>
    <w:pPr>
      <w:spacing w:before="120" w:after="120"/>
      <w:ind w:left="86"/>
    </w:pPr>
    <w:rPr>
      <w:rFonts w:ascii="Verdana" w:hAnsi="Verdana"/>
      <w:b/>
      <w:bCs/>
      <w:vanish/>
      <w:sz w:val="16"/>
      <w:szCs w:val="16"/>
    </w:rPr>
  </w:style>
  <w:style w:type="paragraph" w:customStyle="1" w:styleId="TableText">
    <w:name w:val="TableText"/>
    <w:uiPriority w:val="99"/>
    <w:rsid w:val="007D0356"/>
    <w:pPr>
      <w:keepNext/>
      <w:spacing w:before="120" w:after="120"/>
    </w:pPr>
    <w:rPr>
      <w:rFonts w:ascii="Verdana" w:hAnsi="Verdana"/>
      <w:vanish/>
      <w:sz w:val="16"/>
      <w:lang w:val="pt-BR" w:eastAsia="en-US"/>
    </w:rPr>
  </w:style>
  <w:style w:type="paragraph" w:customStyle="1" w:styleId="5Heading">
    <w:name w:val="5Heading"/>
    <w:autoRedefine/>
    <w:uiPriority w:val="99"/>
    <w:rsid w:val="001E7756"/>
    <w:pPr>
      <w:keepNext/>
      <w:spacing w:before="240"/>
    </w:pPr>
    <w:rPr>
      <w:rFonts w:ascii="Arial Bold" w:hAnsi="Arial Bold"/>
      <w:b/>
      <w:iCs/>
      <w:szCs w:val="24"/>
      <w:lang w:val="en-US" w:eastAsia="en-US"/>
    </w:rPr>
  </w:style>
  <w:style w:type="paragraph" w:customStyle="1" w:styleId="1Bullet">
    <w:name w:val="1Bullet"/>
    <w:link w:val="1BulletChar"/>
    <w:uiPriority w:val="99"/>
    <w:rsid w:val="008549B0"/>
    <w:pPr>
      <w:keepNext/>
      <w:numPr>
        <w:numId w:val="13"/>
      </w:numPr>
      <w:tabs>
        <w:tab w:val="clear" w:pos="720"/>
      </w:tabs>
      <w:adjustRightInd w:val="0"/>
      <w:snapToGrid w:val="0"/>
      <w:spacing w:before="120"/>
      <w:ind w:left="180" w:hanging="180"/>
    </w:pPr>
    <w:rPr>
      <w:rFonts w:ascii="Arial" w:hAnsi="Arial"/>
      <w:lang w:val="en-GB" w:eastAsia="zh-CN"/>
    </w:rPr>
  </w:style>
  <w:style w:type="character" w:customStyle="1" w:styleId="TextToEditOrLeave">
    <w:name w:val="TextToEditOrLeave"/>
    <w:uiPriority w:val="99"/>
    <w:rsid w:val="009F6CAD"/>
    <w:rPr>
      <w:i/>
      <w:color w:val="FF0000"/>
    </w:rPr>
  </w:style>
  <w:style w:type="paragraph" w:customStyle="1" w:styleId="2BulletText">
    <w:name w:val="2BulletText"/>
    <w:basedOn w:val="Normal"/>
    <w:autoRedefine/>
    <w:uiPriority w:val="99"/>
    <w:rsid w:val="009C36CE"/>
    <w:pPr>
      <w:autoSpaceDE w:val="0"/>
      <w:autoSpaceDN w:val="0"/>
      <w:adjustRightInd w:val="0"/>
      <w:spacing w:before="120" w:after="120"/>
      <w:ind w:left="360"/>
    </w:pPr>
  </w:style>
  <w:style w:type="paragraph" w:customStyle="1" w:styleId="HyperlinkInvisible1">
    <w:name w:val="Hyperlink Invisible1"/>
    <w:autoRedefine/>
    <w:uiPriority w:val="99"/>
    <w:rsid w:val="009C36CE"/>
    <w:rPr>
      <w:rFonts w:ascii="Arial" w:hAnsi="Arial"/>
      <w:sz w:val="12"/>
      <w:lang w:val="en-US" w:eastAsia="en-US"/>
    </w:rPr>
  </w:style>
  <w:style w:type="paragraph" w:customStyle="1" w:styleId="1BulletText">
    <w:name w:val="1BulletText"/>
    <w:basedOn w:val="1Bullet"/>
    <w:uiPriority w:val="99"/>
    <w:rsid w:val="000627F7"/>
    <w:pPr>
      <w:numPr>
        <w:numId w:val="0"/>
      </w:numPr>
      <w:ind w:left="187"/>
    </w:pPr>
    <w:rPr>
      <w:rFonts w:cs="Arial"/>
    </w:rPr>
  </w:style>
  <w:style w:type="paragraph" w:customStyle="1" w:styleId="BodyTextEmphasized">
    <w:name w:val="BodyTextEmphasized"/>
    <w:basedOn w:val="BodyText"/>
    <w:link w:val="BodyTextEmphasizedChar"/>
    <w:autoRedefine/>
    <w:uiPriority w:val="99"/>
    <w:rsid w:val="000627F7"/>
    <w:rPr>
      <w:rFonts w:ascii="Arial Bold" w:hAnsi="Arial Bold"/>
      <w:b/>
    </w:rPr>
  </w:style>
  <w:style w:type="character" w:customStyle="1" w:styleId="BodyTextEmphasizedChar">
    <w:name w:val="BodyTextEmphasized Char"/>
    <w:link w:val="BodyTextEmphasized"/>
    <w:uiPriority w:val="99"/>
    <w:locked/>
    <w:rsid w:val="000627F7"/>
    <w:rPr>
      <w:rFonts w:ascii="Arial Bold" w:hAnsi="Arial Bold"/>
      <w:b/>
      <w:lang w:val="en-US" w:eastAsia="en-US"/>
    </w:rPr>
  </w:style>
  <w:style w:type="character" w:styleId="CdigoHTML">
    <w:name w:val="HTML Code"/>
    <w:uiPriority w:val="99"/>
    <w:rsid w:val="000627F7"/>
    <w:rPr>
      <w:rFonts w:ascii="Courier New" w:hAnsi="Courier New" w:cs="Times New Roman"/>
      <w:sz w:val="20"/>
    </w:rPr>
  </w:style>
  <w:style w:type="paragraph" w:styleId="Textodeglobo">
    <w:name w:val="Balloon Text"/>
    <w:basedOn w:val="Normal"/>
    <w:link w:val="TextodegloboCar"/>
    <w:uiPriority w:val="99"/>
    <w:semiHidden/>
    <w:rsid w:val="006975D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841BB"/>
    <w:rPr>
      <w:sz w:val="0"/>
      <w:szCs w:val="0"/>
      <w:lang w:val="en-US" w:eastAsia="en-US"/>
    </w:rPr>
  </w:style>
  <w:style w:type="paragraph" w:customStyle="1" w:styleId="TableOfContentsHeader">
    <w:name w:val="Table Of Contents Header"/>
    <w:basedOn w:val="TOCHeading"/>
    <w:link w:val="TableOfContentsHeaderChar"/>
    <w:uiPriority w:val="99"/>
    <w:rsid w:val="00DD5A6A"/>
    <w:rPr>
      <w:rFonts w:ascii="Verdana" w:hAnsi="Verdana"/>
      <w:color w:val="00344D"/>
      <w:sz w:val="32"/>
    </w:rPr>
  </w:style>
  <w:style w:type="paragraph" w:customStyle="1" w:styleId="TableTextCentered">
    <w:name w:val="TableTextCentered"/>
    <w:autoRedefine/>
    <w:uiPriority w:val="99"/>
    <w:rsid w:val="00174146"/>
    <w:pPr>
      <w:spacing w:before="120" w:after="120"/>
      <w:jc w:val="center"/>
    </w:pPr>
    <w:rPr>
      <w:rFonts w:ascii="Arial" w:hAnsi="Arial"/>
      <w:lang w:val="en-US" w:eastAsia="en-US"/>
    </w:rPr>
  </w:style>
  <w:style w:type="paragraph" w:customStyle="1" w:styleId="NumberedHeadingStyleA5">
    <w:name w:val="Numbered Heading Style A.5"/>
    <w:basedOn w:val="Ttulo5"/>
    <w:next w:val="Normal"/>
    <w:uiPriority w:val="99"/>
    <w:rsid w:val="00F904B3"/>
    <w:pPr>
      <w:keepNext/>
      <w:numPr>
        <w:ilvl w:val="4"/>
        <w:numId w:val="15"/>
      </w:numPr>
    </w:pPr>
    <w:rPr>
      <w:szCs w:val="12"/>
    </w:rPr>
  </w:style>
  <w:style w:type="paragraph" w:customStyle="1" w:styleId="NumberedHeadingStyleA6">
    <w:name w:val="Numbered Heading Style A.6"/>
    <w:basedOn w:val="Ttulo6"/>
    <w:next w:val="Normal"/>
    <w:uiPriority w:val="99"/>
    <w:rsid w:val="00F904B3"/>
    <w:pPr>
      <w:keepNext/>
      <w:numPr>
        <w:ilvl w:val="5"/>
        <w:numId w:val="15"/>
      </w:numPr>
    </w:pPr>
    <w:rPr>
      <w:szCs w:val="12"/>
    </w:rPr>
  </w:style>
  <w:style w:type="paragraph" w:customStyle="1" w:styleId="NumberedHeadingStyleA7">
    <w:name w:val="Numbered Heading Style A.7"/>
    <w:basedOn w:val="Ttulo7"/>
    <w:next w:val="Normal"/>
    <w:uiPriority w:val="99"/>
    <w:rsid w:val="00F904B3"/>
    <w:pPr>
      <w:keepNext/>
      <w:numPr>
        <w:ilvl w:val="6"/>
        <w:numId w:val="15"/>
      </w:numPr>
    </w:pPr>
    <w:rPr>
      <w:szCs w:val="12"/>
    </w:rPr>
  </w:style>
  <w:style w:type="paragraph" w:customStyle="1" w:styleId="NumberedHeadingStyleA8">
    <w:name w:val="Numbered Heading Style A.8"/>
    <w:basedOn w:val="Ttulo8"/>
    <w:next w:val="Normal"/>
    <w:uiPriority w:val="99"/>
    <w:rsid w:val="00F904B3"/>
    <w:pPr>
      <w:keepNext/>
      <w:numPr>
        <w:ilvl w:val="7"/>
        <w:numId w:val="15"/>
      </w:numPr>
    </w:pPr>
    <w:rPr>
      <w:szCs w:val="12"/>
    </w:rPr>
  </w:style>
  <w:style w:type="paragraph" w:customStyle="1" w:styleId="NumberedHeadingStyleA9">
    <w:name w:val="Numbered Heading Style A.9"/>
    <w:basedOn w:val="Ttulo9"/>
    <w:next w:val="Normal"/>
    <w:uiPriority w:val="99"/>
    <w:rsid w:val="00F904B3"/>
    <w:pPr>
      <w:keepNext/>
      <w:numPr>
        <w:ilvl w:val="8"/>
        <w:numId w:val="15"/>
      </w:numPr>
    </w:pPr>
    <w:rPr>
      <w:szCs w:val="12"/>
    </w:rPr>
  </w:style>
  <w:style w:type="paragraph" w:customStyle="1" w:styleId="Style2">
    <w:name w:val="Style2"/>
    <w:basedOn w:val="Table"/>
    <w:uiPriority w:val="99"/>
    <w:rsid w:val="00F04F0C"/>
    <w:rPr>
      <w:rFonts w:ascii="Futura Bk" w:eastAsia="PMingLiU" w:hAnsi="Futura Bk"/>
    </w:rPr>
  </w:style>
  <w:style w:type="paragraph" w:customStyle="1" w:styleId="HeaderText">
    <w:name w:val="Header Text"/>
    <w:autoRedefine/>
    <w:uiPriority w:val="99"/>
    <w:rsid w:val="005D34DA"/>
    <w:pPr>
      <w:tabs>
        <w:tab w:val="center" w:pos="4153"/>
        <w:tab w:val="right" w:pos="8306"/>
      </w:tabs>
      <w:jc w:val="center"/>
    </w:pPr>
    <w:rPr>
      <w:rFonts w:ascii="Verdana" w:hAnsi="Verdana"/>
      <w:b/>
      <w:sz w:val="18"/>
      <w:lang w:eastAsia="en-US"/>
    </w:rPr>
  </w:style>
  <w:style w:type="paragraph" w:customStyle="1" w:styleId="HeaderRightAdj">
    <w:name w:val="Header_Right_Adj"/>
    <w:basedOn w:val="HeaderText"/>
    <w:uiPriority w:val="99"/>
    <w:rsid w:val="009707BF"/>
    <w:pPr>
      <w:jc w:val="right"/>
    </w:pPr>
    <w:rPr>
      <w:noProof/>
      <w:sz w:val="16"/>
    </w:rPr>
  </w:style>
  <w:style w:type="paragraph" w:styleId="Listaconvietas3">
    <w:name w:val="List Bullet 3"/>
    <w:basedOn w:val="Normal"/>
    <w:uiPriority w:val="99"/>
    <w:rsid w:val="009707BF"/>
    <w:pPr>
      <w:tabs>
        <w:tab w:val="num" w:pos="1080"/>
      </w:tabs>
      <w:ind w:left="1080" w:hanging="360"/>
    </w:pPr>
    <w:rPr>
      <w:rFonts w:ascii="Times New Roman" w:hAnsi="Times New Roman"/>
    </w:rPr>
  </w:style>
  <w:style w:type="paragraph" w:styleId="Listaconvietas5">
    <w:name w:val="List Bullet 5"/>
    <w:basedOn w:val="Normal"/>
    <w:uiPriority w:val="99"/>
    <w:rsid w:val="009707BF"/>
    <w:pPr>
      <w:numPr>
        <w:numId w:val="14"/>
      </w:numPr>
      <w:tabs>
        <w:tab w:val="clear" w:pos="360"/>
        <w:tab w:val="num" w:pos="1800"/>
      </w:tabs>
      <w:ind w:left="1800"/>
    </w:pPr>
    <w:rPr>
      <w:rFonts w:ascii="Times New Roman" w:hAnsi="Times New Roman"/>
    </w:rPr>
  </w:style>
  <w:style w:type="paragraph" w:customStyle="1" w:styleId="FooterPrivacy">
    <w:name w:val="Footer Privacy"/>
    <w:basedOn w:val="Normal"/>
    <w:next w:val="Normal"/>
    <w:autoRedefine/>
    <w:uiPriority w:val="99"/>
    <w:rsid w:val="007D0356"/>
    <w:pPr>
      <w:jc w:val="center"/>
    </w:pPr>
    <w:rPr>
      <w:rFonts w:ascii="Verdana" w:hAnsi="Verdana"/>
      <w:b/>
      <w:i/>
      <w:sz w:val="14"/>
      <w:szCs w:val="16"/>
    </w:rPr>
  </w:style>
  <w:style w:type="paragraph" w:customStyle="1" w:styleId="FooterTextLeft">
    <w:name w:val="Footer Text Left"/>
    <w:basedOn w:val="Normal"/>
    <w:autoRedefine/>
    <w:uiPriority w:val="99"/>
    <w:rsid w:val="007D0356"/>
    <w:rPr>
      <w:rFonts w:ascii="Verdana" w:hAnsi="Verdana"/>
      <w:noProof/>
      <w:sz w:val="14"/>
      <w:szCs w:val="16"/>
    </w:rPr>
  </w:style>
  <w:style w:type="paragraph" w:customStyle="1" w:styleId="FooterTextRight">
    <w:name w:val="Footer Text Right"/>
    <w:basedOn w:val="Normal"/>
    <w:next w:val="Normal"/>
    <w:autoRedefine/>
    <w:uiPriority w:val="99"/>
    <w:rsid w:val="007D0356"/>
    <w:pPr>
      <w:jc w:val="right"/>
    </w:pPr>
    <w:rPr>
      <w:rFonts w:ascii="Verdana" w:hAnsi="Verdana"/>
      <w:noProof/>
      <w:sz w:val="14"/>
      <w:szCs w:val="16"/>
    </w:rPr>
  </w:style>
  <w:style w:type="paragraph" w:customStyle="1" w:styleId="RevisionHeading">
    <w:name w:val="Revision Heading"/>
    <w:basedOn w:val="Normal"/>
    <w:next w:val="Normal"/>
    <w:uiPriority w:val="99"/>
    <w:rsid w:val="00584C66"/>
    <w:pPr>
      <w:spacing w:after="160"/>
    </w:pPr>
    <w:rPr>
      <w:rFonts w:ascii="Verdana" w:hAnsi="Verdana"/>
      <w:b/>
      <w:color w:val="00344D"/>
      <w:sz w:val="24"/>
      <w:szCs w:val="32"/>
    </w:rPr>
  </w:style>
  <w:style w:type="paragraph" w:customStyle="1" w:styleId="Body1">
    <w:name w:val="Body 1"/>
    <w:uiPriority w:val="99"/>
    <w:rsid w:val="00584C66"/>
    <w:pPr>
      <w:spacing w:before="100" w:after="100" w:line="280" w:lineRule="exact"/>
    </w:pPr>
    <w:rPr>
      <w:rFonts w:ascii="Verdana" w:hAnsi="Verdana"/>
      <w:sz w:val="18"/>
      <w:lang w:val="en-US" w:eastAsia="en-US"/>
    </w:rPr>
  </w:style>
  <w:style w:type="character" w:styleId="Textoennegrita">
    <w:name w:val="Strong"/>
    <w:uiPriority w:val="22"/>
    <w:qFormat/>
    <w:rsid w:val="007D0356"/>
    <w:rPr>
      <w:rFonts w:ascii="Verdana" w:hAnsi="Verdana" w:cs="Times New Roman"/>
      <w:b/>
      <w:sz w:val="18"/>
    </w:rPr>
  </w:style>
  <w:style w:type="paragraph" w:customStyle="1" w:styleId="CoverTitle">
    <w:name w:val="Cover Title"/>
    <w:basedOn w:val="Style2"/>
    <w:uiPriority w:val="99"/>
    <w:rsid w:val="007D0356"/>
    <w:pPr>
      <w:jc w:val="right"/>
    </w:pPr>
    <w:rPr>
      <w:rFonts w:ascii="Verdana" w:hAnsi="Verdana"/>
      <w:b/>
      <w:bCs/>
      <w:sz w:val="36"/>
    </w:rPr>
  </w:style>
  <w:style w:type="paragraph" w:customStyle="1" w:styleId="FooterText">
    <w:name w:val="Footer Text"/>
    <w:autoRedefine/>
    <w:uiPriority w:val="99"/>
    <w:rsid w:val="007D0356"/>
    <w:pPr>
      <w:jc w:val="center"/>
    </w:pPr>
    <w:rPr>
      <w:rFonts w:ascii="Verdana" w:hAnsi="Verdana"/>
      <w:sz w:val="14"/>
      <w:szCs w:val="16"/>
      <w:lang w:val="en-US" w:eastAsia="en-US"/>
    </w:rPr>
  </w:style>
  <w:style w:type="paragraph" w:customStyle="1" w:styleId="Subhead1">
    <w:name w:val="Subhead 1"/>
    <w:basedOn w:val="Numberedlist21"/>
    <w:link w:val="Subhead1Char"/>
    <w:uiPriority w:val="99"/>
    <w:rsid w:val="00DD5A6A"/>
    <w:rPr>
      <w:rFonts w:ascii="Verdana" w:hAnsi="Verdana"/>
      <w:color w:val="00344D"/>
      <w:sz w:val="24"/>
      <w:szCs w:val="24"/>
    </w:rPr>
  </w:style>
  <w:style w:type="character" w:customStyle="1" w:styleId="TOCHeadingChar">
    <w:name w:val="TOC_Heading Char"/>
    <w:link w:val="TOCHeading"/>
    <w:uiPriority w:val="99"/>
    <w:locked/>
    <w:rsid w:val="00DD5A6A"/>
    <w:rPr>
      <w:rFonts w:ascii="Arial" w:hAnsi="Arial"/>
      <w:b/>
      <w:sz w:val="24"/>
      <w:lang w:eastAsia="en-US"/>
    </w:rPr>
  </w:style>
  <w:style w:type="character" w:customStyle="1" w:styleId="TableOfContentsHeaderChar">
    <w:name w:val="Table Of Contents Header Char"/>
    <w:link w:val="TableOfContentsHeader"/>
    <w:uiPriority w:val="99"/>
    <w:locked/>
    <w:rsid w:val="00DD5A6A"/>
    <w:rPr>
      <w:rFonts w:ascii="Verdana" w:hAnsi="Verdana"/>
      <w:b/>
      <w:color w:val="00344D"/>
      <w:sz w:val="32"/>
      <w:lang w:eastAsia="en-US"/>
    </w:rPr>
  </w:style>
  <w:style w:type="paragraph" w:customStyle="1" w:styleId="Subhead2">
    <w:name w:val="Subhead 2"/>
    <w:basedOn w:val="Numberedlist22"/>
    <w:link w:val="Subhead2Char"/>
    <w:uiPriority w:val="99"/>
    <w:rsid w:val="00DD5A6A"/>
    <w:pPr>
      <w:ind w:hanging="720"/>
    </w:pPr>
    <w:rPr>
      <w:rFonts w:ascii="Verdana" w:hAnsi="Verdana"/>
      <w:color w:val="00354D"/>
    </w:rPr>
  </w:style>
  <w:style w:type="character" w:customStyle="1" w:styleId="Numberedlist21Char">
    <w:name w:val="Numbered list 2.1 Char"/>
    <w:link w:val="Numberedlist21"/>
    <w:uiPriority w:val="99"/>
    <w:locked/>
    <w:rsid w:val="00DD5A6A"/>
    <w:rPr>
      <w:rFonts w:ascii="Arial" w:hAnsi="Arial"/>
      <w:b/>
      <w:kern w:val="28"/>
      <w:sz w:val="28"/>
      <w:lang w:eastAsia="en-US"/>
    </w:rPr>
  </w:style>
  <w:style w:type="character" w:customStyle="1" w:styleId="Subhead1Char">
    <w:name w:val="Subhead 1 Char"/>
    <w:link w:val="Subhead1"/>
    <w:uiPriority w:val="99"/>
    <w:locked/>
    <w:rsid w:val="00DD5A6A"/>
    <w:rPr>
      <w:rFonts w:ascii="Verdana" w:hAnsi="Verdana"/>
      <w:b/>
      <w:color w:val="00344D"/>
      <w:kern w:val="28"/>
      <w:sz w:val="24"/>
      <w:szCs w:val="24"/>
      <w:lang w:eastAsia="en-US"/>
    </w:rPr>
  </w:style>
  <w:style w:type="paragraph" w:customStyle="1" w:styleId="Emphasis">
    <w:name w:val="Emphasis."/>
    <w:basedOn w:val="Normal"/>
    <w:link w:val="EmphasisChar"/>
    <w:uiPriority w:val="99"/>
    <w:rsid w:val="00DD5A6A"/>
    <w:pPr>
      <w:spacing w:line="360" w:lineRule="auto"/>
    </w:pPr>
    <w:rPr>
      <w:rFonts w:ascii="Verdana" w:hAnsi="Verdana"/>
      <w:color w:val="0000FF"/>
      <w:sz w:val="18"/>
      <w:szCs w:val="18"/>
      <w:lang w:val="es-ES"/>
    </w:rPr>
  </w:style>
  <w:style w:type="character" w:customStyle="1" w:styleId="Numberedlist22Char">
    <w:name w:val="Numbered list 2.2 Char"/>
    <w:link w:val="Numberedlist22"/>
    <w:uiPriority w:val="99"/>
    <w:locked/>
    <w:rsid w:val="00DD5A6A"/>
    <w:rPr>
      <w:rFonts w:ascii="Arial" w:hAnsi="Arial"/>
      <w:b/>
      <w:sz w:val="24"/>
      <w:lang w:eastAsia="en-US"/>
    </w:rPr>
  </w:style>
  <w:style w:type="character" w:customStyle="1" w:styleId="Subhead2Char">
    <w:name w:val="Subhead 2 Char"/>
    <w:link w:val="Subhead2"/>
    <w:uiPriority w:val="99"/>
    <w:locked/>
    <w:rsid w:val="00DD5A6A"/>
    <w:rPr>
      <w:rFonts w:ascii="Verdana" w:hAnsi="Verdana"/>
      <w:b/>
      <w:color w:val="00354D"/>
      <w:sz w:val="24"/>
      <w:lang w:eastAsia="en-US"/>
    </w:rPr>
  </w:style>
  <w:style w:type="paragraph" w:customStyle="1" w:styleId="BulletedList1">
    <w:name w:val="Bulleted List 1"/>
    <w:basedOn w:val="1Bullet"/>
    <w:link w:val="BulletedList1Char"/>
    <w:uiPriority w:val="99"/>
    <w:rsid w:val="004D63B3"/>
    <w:rPr>
      <w:rFonts w:ascii="Verdana" w:hAnsi="Verdana"/>
      <w:sz w:val="18"/>
      <w:szCs w:val="18"/>
      <w:lang w:eastAsia="en-US"/>
    </w:rPr>
  </w:style>
  <w:style w:type="character" w:customStyle="1" w:styleId="EmphasisChar">
    <w:name w:val="Emphasis. Char"/>
    <w:link w:val="Emphasis"/>
    <w:uiPriority w:val="99"/>
    <w:locked/>
    <w:rsid w:val="00DD5A6A"/>
    <w:rPr>
      <w:rFonts w:ascii="Verdana" w:hAnsi="Verdana"/>
      <w:color w:val="0000FF"/>
      <w:sz w:val="18"/>
      <w:lang w:eastAsia="en-US"/>
    </w:rPr>
  </w:style>
  <w:style w:type="character" w:customStyle="1" w:styleId="google-src-text">
    <w:name w:val="google-src-text"/>
    <w:uiPriority w:val="99"/>
    <w:rsid w:val="00F82CB0"/>
  </w:style>
  <w:style w:type="character" w:customStyle="1" w:styleId="1BulletChar">
    <w:name w:val="1Bullet Char"/>
    <w:link w:val="1Bullet"/>
    <w:uiPriority w:val="99"/>
    <w:locked/>
    <w:rsid w:val="004D63B3"/>
    <w:rPr>
      <w:rFonts w:ascii="Arial" w:hAnsi="Arial"/>
      <w:lang w:val="en-GB" w:eastAsia="zh-CN"/>
    </w:rPr>
  </w:style>
  <w:style w:type="character" w:customStyle="1" w:styleId="BulletedList1Char">
    <w:name w:val="Bulleted List 1 Char"/>
    <w:link w:val="BulletedList1"/>
    <w:uiPriority w:val="99"/>
    <w:locked/>
    <w:rsid w:val="004D63B3"/>
    <w:rPr>
      <w:rFonts w:ascii="Verdana" w:hAnsi="Verdana"/>
      <w:sz w:val="18"/>
      <w:szCs w:val="18"/>
      <w:lang w:val="en-GB" w:eastAsia="en-US"/>
    </w:rPr>
  </w:style>
  <w:style w:type="paragraph" w:styleId="NormalWeb">
    <w:name w:val="Normal (Web)"/>
    <w:basedOn w:val="Normal"/>
    <w:uiPriority w:val="99"/>
    <w:rsid w:val="00214465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Sinespaciado">
    <w:name w:val="No Spacing"/>
    <w:uiPriority w:val="99"/>
    <w:qFormat/>
    <w:rsid w:val="00CF510D"/>
    <w:rPr>
      <w:rFonts w:ascii="Calibri" w:hAnsi="Calibri"/>
      <w:sz w:val="22"/>
      <w:szCs w:val="22"/>
      <w:lang w:val="en-US" w:eastAsia="en-US"/>
    </w:rPr>
  </w:style>
  <w:style w:type="paragraph" w:customStyle="1" w:styleId="Style1">
    <w:name w:val="Style1"/>
    <w:basedOn w:val="Numberedlist23"/>
    <w:link w:val="Style1Char"/>
    <w:uiPriority w:val="99"/>
    <w:rsid w:val="00F93132"/>
    <w:pPr>
      <w:tabs>
        <w:tab w:val="num" w:pos="1440"/>
      </w:tabs>
      <w:ind w:hanging="360"/>
    </w:pPr>
    <w:rPr>
      <w:rFonts w:ascii="Verdana" w:hAnsi="Verdana"/>
      <w:color w:val="17365D"/>
      <w:sz w:val="20"/>
      <w:lang w:val="es-ES"/>
    </w:rPr>
  </w:style>
  <w:style w:type="paragraph" w:customStyle="1" w:styleId="Style3">
    <w:name w:val="Style3"/>
    <w:basedOn w:val="Numberedlist23"/>
    <w:link w:val="Style3Char"/>
    <w:uiPriority w:val="99"/>
    <w:rsid w:val="003E5F02"/>
    <w:pPr>
      <w:tabs>
        <w:tab w:val="num" w:pos="1440"/>
      </w:tabs>
      <w:ind w:hanging="360"/>
    </w:pPr>
    <w:rPr>
      <w:rFonts w:ascii="Verdana" w:hAnsi="Verdana"/>
      <w:color w:val="17365D"/>
      <w:sz w:val="20"/>
    </w:rPr>
  </w:style>
  <w:style w:type="character" w:customStyle="1" w:styleId="Numberedlist23Char">
    <w:name w:val="Numbered list 2.3 Char"/>
    <w:link w:val="Numberedlist23"/>
    <w:uiPriority w:val="99"/>
    <w:locked/>
    <w:rsid w:val="00F93132"/>
    <w:rPr>
      <w:rFonts w:ascii="Arial" w:hAnsi="Arial"/>
      <w:b/>
      <w:sz w:val="22"/>
      <w:lang w:val="en-US" w:eastAsia="en-US"/>
    </w:rPr>
  </w:style>
  <w:style w:type="character" w:customStyle="1" w:styleId="Style1Char">
    <w:name w:val="Style1 Char"/>
    <w:link w:val="Style1"/>
    <w:uiPriority w:val="99"/>
    <w:locked/>
    <w:rsid w:val="00F93132"/>
    <w:rPr>
      <w:rFonts w:ascii="Verdana" w:hAnsi="Verdana"/>
      <w:b/>
      <w:color w:val="17365D"/>
      <w:lang w:eastAsia="en-US"/>
    </w:rPr>
  </w:style>
  <w:style w:type="character" w:customStyle="1" w:styleId="Style3Char">
    <w:name w:val="Style3 Char"/>
    <w:link w:val="Style3"/>
    <w:uiPriority w:val="99"/>
    <w:locked/>
    <w:rsid w:val="003E5F02"/>
    <w:rPr>
      <w:rFonts w:ascii="Verdana" w:hAnsi="Verdana"/>
      <w:b/>
      <w:color w:val="17365D"/>
      <w:lang w:val="en-US" w:eastAsia="en-US"/>
    </w:rPr>
  </w:style>
  <w:style w:type="paragraph" w:styleId="Prrafodelista">
    <w:name w:val="List Paragraph"/>
    <w:basedOn w:val="Normal"/>
    <w:uiPriority w:val="34"/>
    <w:qFormat/>
    <w:rsid w:val="005D4E48"/>
    <w:pPr>
      <w:ind w:left="720"/>
      <w:contextualSpacing/>
    </w:pPr>
  </w:style>
  <w:style w:type="paragraph" w:customStyle="1" w:styleId="Apartado">
    <w:name w:val="Apartado"/>
    <w:basedOn w:val="Normal"/>
    <w:uiPriority w:val="99"/>
    <w:rsid w:val="0086705F"/>
    <w:pPr>
      <w:numPr>
        <w:numId w:val="16"/>
      </w:numPr>
    </w:pPr>
    <w:rPr>
      <w:rFonts w:ascii="Comic Sans MS" w:hAnsi="Comic Sans MS"/>
      <w:lang w:val="es-ES" w:eastAsia="es-ES"/>
    </w:rPr>
  </w:style>
  <w:style w:type="numbering" w:styleId="111111">
    <w:name w:val="Outline List 2"/>
    <w:basedOn w:val="Sinlista"/>
    <w:uiPriority w:val="99"/>
    <w:semiHidden/>
    <w:unhideWhenUsed/>
    <w:rsid w:val="009841BB"/>
    <w:pPr>
      <w:numPr>
        <w:numId w:val="8"/>
      </w:numPr>
    </w:pPr>
  </w:style>
  <w:style w:type="paragraph" w:customStyle="1" w:styleId="Default">
    <w:name w:val="Default"/>
    <w:rsid w:val="00D26230"/>
    <w:pPr>
      <w:autoSpaceDE w:val="0"/>
      <w:autoSpaceDN w:val="0"/>
      <w:adjustRightInd w:val="0"/>
    </w:pPr>
    <w:rPr>
      <w:color w:val="000000"/>
      <w:sz w:val="24"/>
      <w:szCs w:val="24"/>
      <w:lang w:val="en-GB"/>
    </w:rPr>
  </w:style>
  <w:style w:type="character" w:customStyle="1" w:styleId="plsql-keyword">
    <w:name w:val="plsql-keyword"/>
    <w:rsid w:val="00FC300D"/>
  </w:style>
  <w:style w:type="character" w:customStyle="1" w:styleId="plsql-word">
    <w:name w:val="plsql-word"/>
    <w:rsid w:val="00FC300D"/>
  </w:style>
  <w:style w:type="character" w:customStyle="1" w:styleId="plsql-punctuation">
    <w:name w:val="plsql-punctuation"/>
    <w:rsid w:val="00FC300D"/>
  </w:style>
  <w:style w:type="character" w:customStyle="1" w:styleId="plsql-operator">
    <w:name w:val="plsql-operator"/>
    <w:rsid w:val="00FC300D"/>
  </w:style>
  <w:style w:type="character" w:customStyle="1" w:styleId="plsql-type">
    <w:name w:val="plsql-type"/>
    <w:rsid w:val="00FC300D"/>
  </w:style>
  <w:style w:type="character" w:customStyle="1" w:styleId="whitespace">
    <w:name w:val="whitespace"/>
    <w:rsid w:val="00FC300D"/>
  </w:style>
  <w:style w:type="character" w:customStyle="1" w:styleId="plsql-separator">
    <w:name w:val="plsql-separator"/>
    <w:rsid w:val="00FC300D"/>
  </w:style>
  <w:style w:type="character" w:customStyle="1" w:styleId="plsql-number">
    <w:name w:val="plsql-number"/>
    <w:rsid w:val="00FC300D"/>
  </w:style>
  <w:style w:type="character" w:customStyle="1" w:styleId="plsql-function">
    <w:name w:val="plsql-function"/>
    <w:rsid w:val="00FC300D"/>
  </w:style>
  <w:style w:type="character" w:customStyle="1" w:styleId="plsql-literal">
    <w:name w:val="plsql-literal"/>
    <w:rsid w:val="00FC300D"/>
  </w:style>
  <w:style w:type="character" w:styleId="Mencinsinresolver">
    <w:name w:val="Unresolved Mention"/>
    <w:uiPriority w:val="99"/>
    <w:semiHidden/>
    <w:unhideWhenUsed/>
    <w:rsid w:val="00B45F69"/>
    <w:rPr>
      <w:color w:val="605E5C"/>
      <w:shd w:val="clear" w:color="auto" w:fill="E1DFDD"/>
    </w:rPr>
  </w:style>
  <w:style w:type="paragraph" w:customStyle="1" w:styleId="license">
    <w:name w:val="license"/>
    <w:basedOn w:val="Normal"/>
    <w:rsid w:val="00CC6DF4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visitado">
    <w:name w:val="FollowedHyperlink"/>
    <w:uiPriority w:val="99"/>
    <w:semiHidden/>
    <w:unhideWhenUsed/>
    <w:rsid w:val="00D00E18"/>
    <w:rPr>
      <w:color w:val="800080"/>
      <w:u w:val="single"/>
    </w:rPr>
  </w:style>
  <w:style w:type="character" w:styleId="nfasis">
    <w:name w:val="Emphasis"/>
    <w:basedOn w:val="Fuentedeprrafopredeter"/>
    <w:uiPriority w:val="20"/>
    <w:qFormat/>
    <w:rsid w:val="00D24260"/>
    <w:rPr>
      <w:i/>
      <w:iCs/>
    </w:rPr>
  </w:style>
  <w:style w:type="character" w:customStyle="1" w:styleId="pl-s">
    <w:name w:val="pl-s"/>
    <w:basedOn w:val="Fuentedeprrafopredeter"/>
    <w:rsid w:val="00FD76E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5C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ca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5C61"/>
    <w:rPr>
      <w:rFonts w:ascii="Courier New" w:eastAsia="Times New Roman" w:hAnsi="Courier New" w:cs="Courier New"/>
      <w:lang w:val="ca-ES" w:eastAsia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7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35">
          <w:marLeft w:val="1829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47">
          <w:marLeft w:val="1829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49">
          <w:marLeft w:val="1829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60">
          <w:marLeft w:val="1829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63">
          <w:marLeft w:val="1829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24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28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34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36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41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45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50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53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56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57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58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61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65">
          <w:marLeft w:val="2405"/>
          <w:marRight w:val="0"/>
          <w:marTop w:val="1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03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339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422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hyperlink" Target="https://operaoviedo.koobin.com/index.php?action=PU_evento&amp;amp;Ev_id=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ernrenn\Application%20Data\Microsoft\Templates\HPGM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9B701-5A35-4F72-9D78-0FA11C7BB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HPGM</Template>
  <TotalTime>2967</TotalTime>
  <Pages>16</Pages>
  <Words>2714</Words>
  <Characters>14928</Characters>
  <Application>Microsoft Office Word</Application>
  <DocSecurity>0</DocSecurity>
  <Lines>124</Lines>
  <Paragraphs>35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Unit Test Plan</vt:lpstr>
      <vt:lpstr>Unit Test Plan</vt:lpstr>
      <vt:lpstr>Unit Test Plan</vt:lpstr>
    </vt:vector>
  </TitlesOfParts>
  <Manager>Phil Knutson</Manager>
  <Company>HP</Company>
  <LinksUpToDate>false</LinksUpToDate>
  <CharactersWithSpaces>17607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 Test Plan</dc:title>
  <dc:subject>HP Global Method</dc:subject>
  <dc:creator>fernrenn</dc:creator>
  <cp:keywords/>
  <dc:description/>
  <cp:lastModifiedBy>MURAT MORA</cp:lastModifiedBy>
  <cp:revision>43</cp:revision>
  <cp:lastPrinted>2005-02-17T16:26:00Z</cp:lastPrinted>
  <dcterms:created xsi:type="dcterms:W3CDTF">2020-11-01T17:43:00Z</dcterms:created>
  <dcterms:modified xsi:type="dcterms:W3CDTF">2020-11-05T15:22:00Z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_Document_Id">
    <vt:lpwstr>&lt;&lt;Project Document Id&gt;&gt;</vt:lpwstr>
  </property>
  <property fmtid="{D5CDD505-2E9C-101B-9397-08002B2CF9AE}" pid="3" name="EID_No">
    <vt:lpwstr>Project ID No</vt:lpwstr>
  </property>
  <property fmtid="{D5CDD505-2E9C-101B-9397-08002B2CF9AE}" pid="4" name="Project_Name">
    <vt:lpwstr>&lt;&lt;Project Name&gt;&gt;</vt:lpwstr>
  </property>
  <property fmtid="{D5CDD505-2E9C-101B-9397-08002B2CF9AE}" pid="5" name="Project_Acronym">
    <vt:lpwstr>&lt;&lt;Project Acronym&gt;&gt;</vt:lpwstr>
  </property>
  <property fmtid="{D5CDD505-2E9C-101B-9397-08002B2CF9AE}" pid="6" name="Project_Manager">
    <vt:lpwstr>Document Author</vt:lpwstr>
  </property>
  <property fmtid="{D5CDD505-2E9C-101B-9397-08002B2CF9AE}" pid="7" name="Project_Manager_Title">
    <vt:lpwstr>Document Author Title</vt:lpwstr>
  </property>
  <property fmtid="{D5CDD505-2E9C-101B-9397-08002B2CF9AE}" pid="8" name="Client_Name">
    <vt:lpwstr>Customer Name</vt:lpwstr>
  </property>
  <property fmtid="{D5CDD505-2E9C-101B-9397-08002B2CF9AE}" pid="9" name="DontUpdate">
    <vt:lpwstr>True</vt:lpwstr>
  </property>
  <property fmtid="{D5CDD505-2E9C-101B-9397-08002B2CF9AE}" pid="10" name="Tool_Name">
    <vt:lpwstr>Unit Test Plan</vt:lpwstr>
  </property>
  <property fmtid="{D5CDD505-2E9C-101B-9397-08002B2CF9AE}" pid="11" name="Version">
    <vt:lpwstr>&lt;&lt;VErsion number&gt;&gt;</vt:lpwstr>
  </property>
  <property fmtid="{D5CDD505-2E9C-101B-9397-08002B2CF9AE}" pid="12" name="Release_Date">
    <vt:lpwstr>&lt;&lt;Release Date&gt;&gt;</vt:lpwstr>
  </property>
  <property fmtid="{D5CDD505-2E9C-101B-9397-08002B2CF9AE}" pid="13" name="Tool_ID">
    <vt:lpwstr>Template</vt:lpwstr>
  </property>
  <property fmtid="{D5CDD505-2E9C-101B-9397-08002B2CF9AE}" pid="14" name="ToggleDesignation">
    <vt:lpwstr>HP Restricted</vt:lpwstr>
  </property>
  <property fmtid="{D5CDD505-2E9C-101B-9397-08002B2CF9AE}" pid="15" name="Doc_Ver_Num">
    <vt:lpwstr>&lt;&lt;Version Number&gt;&gt;</vt:lpwstr>
  </property>
  <property fmtid="{D5CDD505-2E9C-101B-9397-08002B2CF9AE}" pid="16" name="Doc_Ver_Date">
    <vt:lpwstr>&lt;&lt;Version Date&gt;&gt;</vt:lpwstr>
  </property>
  <property fmtid="{D5CDD505-2E9C-101B-9397-08002B2CF9AE}" pid="17" name="Review_Method">
    <vt:lpwstr>Review Method</vt:lpwstr>
  </property>
  <property fmtid="{D5CDD505-2E9C-101B-9397-08002B2CF9AE}" pid="18" name="Project_ID_No">
    <vt:lpwstr>&lt;&lt;Project ID No&gt;&gt;</vt:lpwstr>
  </property>
  <property fmtid="{D5CDD505-2E9C-101B-9397-08002B2CF9AE}" pid="19" name="Customer_Name">
    <vt:lpwstr>&lt;&lt;Customer Name&gt;&gt;</vt:lpwstr>
  </property>
  <property fmtid="{D5CDD505-2E9C-101B-9397-08002B2CF9AE}" pid="20" name="My_Default_Paper_Size">
    <vt:lpwstr>Letter</vt:lpwstr>
  </property>
  <property fmtid="{D5CDD505-2E9C-101B-9397-08002B2CF9AE}" pid="21" name="Use_Doc_Paper_Size">
    <vt:lpwstr>No</vt:lpwstr>
  </property>
  <property fmtid="{D5CDD505-2E9C-101B-9397-08002B2CF9AE}" pid="22" name="_CopySource">
    <vt:lpwstr>http://kc.sharepoint.hp.com/sites/kc62/StagingDocs/EDGE/Cap_Testing/Unit_Test_Plan-Template.doc</vt:lpwstr>
  </property>
  <property fmtid="{D5CDD505-2E9C-101B-9397-08002B2CF9AE}" pid="23" name="ContentType">
    <vt:lpwstr>Document</vt:lpwstr>
  </property>
  <property fmtid="{D5CDD505-2E9C-101B-9397-08002B2CF9AE}" pid="24" name="TemplateUrl">
    <vt:lpwstr/>
  </property>
  <property fmtid="{D5CDD505-2E9C-101B-9397-08002B2CF9AE}" pid="25" name="Security_Classification">
    <vt:lpwstr>HP Restricted</vt:lpwstr>
  </property>
  <property fmtid="{D5CDD505-2E9C-101B-9397-08002B2CF9AE}" pid="26" name="Authored_By">
    <vt:lpwstr>Testing</vt:lpwstr>
  </property>
  <property fmtid="{D5CDD505-2E9C-101B-9397-08002B2CF9AE}" pid="27" name="Process_Identifiers">
    <vt:lpwstr>AM6116364; AM6116527;AM13698</vt:lpwstr>
  </property>
  <property fmtid="{D5CDD505-2E9C-101B-9397-08002B2CF9AE}" pid="28" name="Business_Unit">
    <vt:lpwstr>Any</vt:lpwstr>
  </property>
  <property fmtid="{D5CDD505-2E9C-101B-9397-08002B2CF9AE}" pid="29" name="Capability">
    <vt:lpwstr/>
  </property>
  <property fmtid="{D5CDD505-2E9C-101B-9397-08002B2CF9AE}" pid="30" name="Counter for Process Identifiers">
    <vt:lpwstr/>
  </property>
  <property fmtid="{D5CDD505-2E9C-101B-9397-08002B2CF9AE}" pid="31" name="Description0">
    <vt:lpwstr>Plan for Unit Testing (Key Words for Search:Test Plans)</vt:lpwstr>
  </property>
  <property fmtid="{D5CDD505-2E9C-101B-9397-08002B2CF9AE}" pid="32" name="Country">
    <vt:lpwstr>Any</vt:lpwstr>
  </property>
  <property fmtid="{D5CDD505-2E9C-101B-9397-08002B2CF9AE}" pid="33" name="Usage">
    <vt:lpwstr/>
  </property>
  <property fmtid="{D5CDD505-2E9C-101B-9397-08002B2CF9AE}" pid="34" name="Document_Type">
    <vt:lpwstr>Template</vt:lpwstr>
  </property>
  <property fmtid="{D5CDD505-2E9C-101B-9397-08002B2CF9AE}" pid="35" name="Tool">
    <vt:lpwstr>6</vt:lpwstr>
  </property>
  <property fmtid="{D5CDD505-2E9C-101B-9397-08002B2CF9AE}" pid="36" name="_SourceUrl">
    <vt:lpwstr/>
  </property>
  <property fmtid="{D5CDD505-2E9C-101B-9397-08002B2CF9AE}" pid="37" name="Implementing_Organization">
    <vt:lpwstr>31</vt:lpwstr>
  </property>
  <property fmtid="{D5CDD505-2E9C-101B-9397-08002B2CF9AE}" pid="38" name="To_eQMS_Release_Version">
    <vt:lpwstr>2</vt:lpwstr>
  </property>
  <property fmtid="{D5CDD505-2E9C-101B-9397-08002B2CF9AE}" pid="39" name="From_eQMS_Release_Version">
    <vt:lpwstr>6</vt:lpwstr>
  </property>
  <property fmtid="{D5CDD505-2E9C-101B-9397-08002B2CF9AE}" pid="40" name="eQMS_Selection_Criteria">
    <vt:lpwstr/>
  </property>
  <property fmtid="{D5CDD505-2E9C-101B-9397-08002B2CF9AE}" pid="41" name="Client">
    <vt:lpwstr>1</vt:lpwstr>
  </property>
  <property fmtid="{D5CDD505-2E9C-101B-9397-08002B2CF9AE}" pid="42" name="xd_ProgID">
    <vt:lpwstr/>
  </property>
  <property fmtid="{D5CDD505-2E9C-101B-9397-08002B2CF9AE}" pid="43" name="ContentOwner">
    <vt:lpwstr>113</vt:lpwstr>
  </property>
  <property fmtid="{D5CDD505-2E9C-101B-9397-08002B2CF9AE}" pid="44" name="Content_Approver">
    <vt:lpwstr/>
  </property>
  <property fmtid="{D5CDD505-2E9C-101B-9397-08002B2CF9AE}" pid="45" name="Content_Approved">
    <vt:lpwstr>Yes</vt:lpwstr>
  </property>
  <property fmtid="{D5CDD505-2E9C-101B-9397-08002B2CF9AE}" pid="46" name="Order">
    <vt:lpwstr>1023000</vt:lpwstr>
  </property>
  <property fmtid="{D5CDD505-2E9C-101B-9397-08002B2CF9AE}" pid="47" name="Document_Status">
    <vt:lpwstr>Production</vt:lpwstr>
  </property>
  <property fmtid="{D5CDD505-2E9C-101B-9397-08002B2CF9AE}" pid="48" name="Language">
    <vt:lpwstr>English</vt:lpwstr>
  </property>
  <property fmtid="{D5CDD505-2E9C-101B-9397-08002B2CF9AE}" pid="49" name="ExpirationDate">
    <vt:lpwstr>2011-06-09T00:00:00Z</vt:lpwstr>
  </property>
  <property fmtid="{D5CDD505-2E9C-101B-9397-08002B2CF9AE}" pid="50" name="MetaInfo">
    <vt:lpwstr/>
  </property>
  <property fmtid="{D5CDD505-2E9C-101B-9397-08002B2CF9AE}" pid="51" name="Targeted_eQMS_Release">
    <vt:lpwstr>129</vt:lpwstr>
  </property>
</Properties>
</file>